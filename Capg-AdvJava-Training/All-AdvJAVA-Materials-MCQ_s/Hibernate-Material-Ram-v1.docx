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ell MT" w:cs="Bell MT" w:eastAsia="Bell MT" w:hAnsi="Bell MT"/>
          <w:b w:val="0"/>
          <w:bCs w:val="0"/>
          <w:i w:val="0"/>
          <w:iCs w:val="0"/>
          <w:smallCaps w:val="0"/>
          <w:strike w:val="0"/>
          <w:color w:val="ff0000"/>
          <w:sz w:val="40"/>
          <w:szCs w:val="40"/>
          <w:u w:val="none"/>
          <w:shd w:fill="auto" w:val="clear"/>
          <w:vertAlign w:val="baseline"/>
        </w:rPr>
      </w:pPr>
      <w:bookmarkStart w:colFirst="0" w:colLast="0" w:name="_heading=h.liobh9ld3cnx" w:id="0"/>
      <w:bookmarkEnd w:id="0"/>
      <w:r w:rsidDel="00000000" w:rsidR="00000000" w:rsidRPr="00000000">
        <w:rPr>
          <w:rFonts w:ascii="Bell MT" w:cs="Bell MT" w:eastAsia="Bell MT" w:hAnsi="Bell MT"/>
          <w:b w:val="0"/>
          <w:bCs w:val="0"/>
          <w:i w:val="0"/>
          <w:iCs w:val="0"/>
          <w:smallCaps w:val="0"/>
          <w:strike w:val="0"/>
          <w:color w:val="ff0000"/>
          <w:sz w:val="40"/>
          <w:szCs w:val="40"/>
          <w:u w:val="none"/>
          <w:shd w:fill="auto" w:val="clear"/>
          <w:vertAlign w:val="baseline"/>
          <w:rtl w:val="0"/>
        </w:rPr>
        <w:t xml:space="preserve">ORM</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Bell MT" w:cs="Bell MT" w:eastAsia="Bell MT" w:hAnsi="Bell MT"/>
          <w:b w:val="0"/>
          <w:bCs w:val="0"/>
          <w:i w:val="0"/>
          <w:iCs w:val="0"/>
          <w:smallCaps w:val="0"/>
          <w:strike w:val="0"/>
          <w:color w:val="ff0000"/>
          <w:sz w:val="40"/>
          <w:szCs w:val="40"/>
          <w:u w:val="none"/>
          <w:shd w:fill="auto" w:val="clear"/>
          <w:vertAlign w:val="baseline"/>
        </w:rPr>
      </w:pPr>
      <w:r w:rsidDel="00000000" w:rsidR="00000000" w:rsidRPr="00000000">
        <w:rPr>
          <w:rFonts w:ascii="Bell MT" w:cs="Bell MT" w:eastAsia="Bell MT" w:hAnsi="Bell MT"/>
          <w:b w:val="0"/>
          <w:bCs w:val="0"/>
          <w:i w:val="0"/>
          <w:iCs w:val="0"/>
          <w:smallCaps w:val="0"/>
          <w:strike w:val="0"/>
          <w:color w:val="ff0000"/>
          <w:sz w:val="40"/>
          <w:szCs w:val="40"/>
          <w:u w:val="none"/>
          <w:shd w:fill="auto" w:val="clear"/>
          <w:vertAlign w:val="baseline"/>
          <w:rtl w:val="0"/>
        </w:rPr>
        <w:t xml:space="preserve">(Object Relational Mapping)</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1f5f"/>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ORM stands for object-relational mapping, where objects are used to connect the programming language on to the database systems</w:t>
      </w:r>
    </w:p>
    <w:p w:rsidR="00000000" w:rsidDel="00000000" w:rsidP="00000000" w:rsidRDefault="00000000" w:rsidRPr="00000000" w14:paraId="000000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Bell MT" w:cs="Bell MT" w:eastAsia="Bell MT" w:hAnsi="Bell MT"/>
          <w:b w:val="0"/>
          <w:bCs w:val="0"/>
          <w:i w:val="0"/>
          <w:iCs w:val="0"/>
          <w:smallCaps w:val="0"/>
          <w:strike w:val="0"/>
          <w:color w:val="000000"/>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7">
      <w:pPr>
        <w:jc w:val="center"/>
        <w:rPr>
          <w:b w:val="1"/>
          <w:bCs w:val="1"/>
          <w:color w:val="00b050"/>
          <w:sz w:val="28"/>
          <w:szCs w:val="28"/>
        </w:rPr>
      </w:pPr>
      <w:r w:rsidDel="00000000" w:rsidR="00000000" w:rsidRPr="00000000">
        <w:rPr>
          <w:b w:val="1"/>
          <w:bCs w:val="1"/>
          <w:color w:val="00b050"/>
          <w:sz w:val="28"/>
          <w:szCs w:val="28"/>
        </w:rPr>
        <w:drawing>
          <wp:inline distB="0" distT="0" distL="0" distR="0">
            <wp:extent cx="4667250" cy="16764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6725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1"/>
          <w:bCs w:val="1"/>
          <w:color w:val="00b050"/>
          <w:sz w:val="28"/>
          <w:szCs w:val="28"/>
        </w:rPr>
      </w:pPr>
      <w:r w:rsidDel="00000000" w:rsidR="00000000" w:rsidRPr="00000000">
        <w:rPr>
          <w:rtl w:val="0"/>
        </w:rPr>
      </w:r>
    </w:p>
    <w:p w:rsidR="00000000" w:rsidDel="00000000" w:rsidP="00000000" w:rsidRDefault="00000000" w:rsidRPr="00000000" w14:paraId="00000009">
      <w:pPr>
        <w:jc w:val="center"/>
        <w:rPr>
          <w:b w:val="1"/>
          <w:bCs w:val="1"/>
          <w:color w:val="00b050"/>
          <w:sz w:val="28"/>
          <w:szCs w:val="28"/>
        </w:rPr>
      </w:pPr>
      <w:r w:rsidDel="00000000" w:rsidR="00000000" w:rsidRPr="00000000">
        <w:rPr>
          <w:rtl w:val="0"/>
        </w:rPr>
      </w:r>
    </w:p>
    <w:p w:rsidR="00000000" w:rsidDel="00000000" w:rsidP="00000000" w:rsidRDefault="00000000" w:rsidRPr="00000000" w14:paraId="0000000A">
      <w:pPr>
        <w:jc w:val="center"/>
        <w:rPr>
          <w:b w:val="1"/>
          <w:bCs w:val="1"/>
          <w:color w:val="00b050"/>
          <w:sz w:val="28"/>
          <w:szCs w:val="28"/>
        </w:rPr>
      </w:pPr>
      <w:r w:rsidDel="00000000" w:rsidR="00000000" w:rsidRPr="00000000">
        <w:rPr>
          <w:b w:val="1"/>
          <w:bCs w:val="1"/>
          <w:color w:val="00b050"/>
          <w:sz w:val="28"/>
          <w:szCs w:val="28"/>
          <w:rtl w:val="0"/>
        </w:rPr>
        <w:t xml:space="preserve">Hiberante Framework</w:t>
      </w:r>
    </w:p>
    <w:p w:rsidR="00000000" w:rsidDel="00000000" w:rsidP="00000000" w:rsidRDefault="00000000" w:rsidRPr="00000000" w14:paraId="0000000B">
      <w:pPr>
        <w:jc w:val="center"/>
        <w:rPr>
          <w:b w:val="1"/>
          <w:bCs w:val="1"/>
          <w:color w:val="00b050"/>
          <w:sz w:val="28"/>
          <w:szCs w:val="28"/>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ff0000"/>
          <w:sz w:val="32"/>
          <w:szCs w:val="32"/>
          <w:u w:val="none"/>
          <w:shd w:fill="auto" w:val="clear"/>
          <w:vertAlign w:val="baseline"/>
        </w:rPr>
      </w:pPr>
      <w:r w:rsidDel="00000000" w:rsidR="00000000" w:rsidRPr="00000000">
        <w:rPr>
          <w:rFonts w:ascii="Bell MT" w:cs="Bell MT" w:eastAsia="Bell MT" w:hAnsi="Bell MT"/>
          <w:b w:val="0"/>
          <w:bCs w:val="0"/>
          <w:i w:val="0"/>
          <w:iCs w:val="0"/>
          <w:smallCaps w:val="0"/>
          <w:strike w:val="0"/>
          <w:color w:val="ff0000"/>
          <w:sz w:val="32"/>
          <w:szCs w:val="32"/>
          <w:u w:val="none"/>
          <w:shd w:fill="auto" w:val="clear"/>
          <w:vertAlign w:val="baseline"/>
          <w:rtl w:val="0"/>
        </w:rPr>
        <w:t xml:space="preserve">Hibernate (ORM) </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ff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ell MT" w:cs="Bell MT" w:eastAsia="Bell MT" w:hAnsi="Bell MT"/>
          <w:b w:val="0"/>
          <w:bCs w:val="0"/>
          <w:i w:val="0"/>
          <w:iCs w:val="0"/>
          <w:smallCaps w:val="0"/>
          <w:strike w:val="0"/>
          <w:color w:val="000000"/>
          <w:sz w:val="28"/>
          <w:szCs w:val="28"/>
          <w:u w:val="none"/>
          <w:shd w:fill="auto" w:val="clear"/>
          <w:vertAlign w:val="baseline"/>
        </w:rPr>
      </w:pPr>
      <w:r w:rsidDel="00000000" w:rsidR="00000000" w:rsidRPr="00000000">
        <w:rPr>
          <w:rFonts w:ascii="Bell MT" w:cs="Bell MT" w:eastAsia="Bell MT" w:hAnsi="Bell MT"/>
          <w:b w:val="0"/>
          <w:bCs w:val="0"/>
          <w:i w:val="0"/>
          <w:iCs w:val="0"/>
          <w:smallCaps w:val="0"/>
          <w:strike w:val="0"/>
          <w:color w:val="001f5f"/>
          <w:sz w:val="28"/>
          <w:szCs w:val="28"/>
          <w:u w:val="none"/>
          <w:shd w:fill="auto" w:val="clear"/>
          <w:vertAlign w:val="baseline"/>
          <w:rtl w:val="0"/>
        </w:rPr>
        <w:t xml:space="preserve">    • Hibernate is a pure Java object-relational mapping (ORM) and persistence framework that allows you to map bean Java objects to relational database tables using (XML/Annotation) configuration files </w:t>
      </w:r>
      <w:r w:rsidDel="00000000" w:rsidR="00000000" w:rsidRPr="00000000">
        <w:rPr>
          <w:rtl w:val="0"/>
        </w:rPr>
      </w:r>
    </w:p>
    <w:p w:rsidR="00000000" w:rsidDel="00000000" w:rsidP="00000000" w:rsidRDefault="00000000" w:rsidRPr="00000000" w14:paraId="0000000F">
      <w:pPr>
        <w:jc w:val="center"/>
        <w:rPr>
          <w:b w:val="1"/>
          <w:bCs w:val="1"/>
          <w:color w:val="00b050"/>
          <w:sz w:val="28"/>
          <w:szCs w:val="28"/>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731510" cy="4024630"/>
            <wp:effectExtent b="0" l="0" r="0" t="0"/>
            <wp:docPr id="8" name="image4.jpg"/>
            <a:graphic>
              <a:graphicData uri="http://schemas.openxmlformats.org/drawingml/2006/picture">
                <pic:pic>
                  <pic:nvPicPr>
                    <pic:cNvPr id="0" name="image4.jpg"/>
                    <pic:cNvPicPr preferRelativeResize="0"/>
                  </pic:nvPicPr>
                  <pic:blipFill>
                    <a:blip r:embed="rId8"/>
                    <a:srcRect b="0" l="0" r="0" t="0"/>
                    <a:stretch>
                      <a:fillRect/>
                    </a:stretch>
                  </pic:blipFill>
                  <pic:spPr>
                    <a:xfrm>
                      <a:off x="0" y="0"/>
                      <a:ext cx="5731510" cy="402463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0" distT="0" distL="0" distR="0">
            <wp:extent cx="5731510" cy="2917825"/>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510" cy="29178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b050"/>
          <w:sz w:val="28"/>
          <w:szCs w:val="28"/>
          <w:u w:val="none"/>
          <w:shd w:fill="auto" w:val="clear"/>
          <w:vertAlign w:val="baseline"/>
          <w:rtl w:val="0"/>
        </w:rPr>
        <w:t xml:space="preserve">Configuration</w:t>
      </w:r>
      <w:r w:rsidDel="00000000" w:rsidR="00000000" w:rsidRPr="00000000">
        <w:rPr>
          <w:rtl w:val="0"/>
        </w:rPr>
      </w:r>
    </w:p>
    <w:p w:rsidR="00000000" w:rsidDel="00000000" w:rsidP="00000000" w:rsidRDefault="00000000" w:rsidRPr="00000000" w14:paraId="0000001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public class </w:t>
      </w:r>
      <w:r w:rsidDel="00000000" w:rsidR="00000000" w:rsidRPr="00000000">
        <w:rPr>
          <w:rFonts w:ascii="Courier New" w:cs="Courier New" w:eastAsia="Courier New" w:hAnsi="Courier New"/>
          <w:b w:val="1"/>
          <w:bCs w:val="1"/>
          <w:color w:val="333333"/>
          <w:sz w:val="20"/>
          <w:szCs w:val="20"/>
          <w:rtl w:val="0"/>
        </w:rPr>
        <w:t xml:space="preserve">Configuration</w:t>
      </w:r>
      <w:r w:rsidDel="00000000" w:rsidR="00000000" w:rsidRPr="00000000">
        <w:rPr>
          <w:rtl w:val="0"/>
        </w:rPr>
      </w:r>
    </w:p>
    <w:p w:rsidR="00000000" w:rsidDel="00000000" w:rsidP="00000000" w:rsidRDefault="00000000" w:rsidRPr="00000000" w14:paraId="0000001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extends </w:t>
      </w:r>
      <w:hyperlink r:id="rId10">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tl w:val="0"/>
        </w:rPr>
      </w:r>
    </w:p>
    <w:p w:rsidR="00000000" w:rsidDel="00000000" w:rsidP="00000000" w:rsidRDefault="00000000" w:rsidRPr="00000000" w14:paraId="0000001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implements </w:t>
      </w:r>
      <w:hyperlink r:id="rId11">
        <w:r w:rsidDel="00000000" w:rsidR="00000000" w:rsidRPr="00000000">
          <w:rPr>
            <w:rFonts w:ascii="Courier New" w:cs="Courier New" w:eastAsia="Courier New" w:hAnsi="Courier New"/>
            <w:color w:val="003399"/>
            <w:sz w:val="20"/>
            <w:szCs w:val="20"/>
            <w:u w:val="single"/>
            <w:rtl w:val="0"/>
          </w:rPr>
          <w:t xml:space="preserve">Serializable</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An instance of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Configuration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allows the application to specify properties and mapping documents to be used when creating a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SessionFactory</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Usually an application will create a single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Configuration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build a single instance of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SessionFactory</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and then instantiate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s in threads servicing client requests. </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Configuration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is meant only as an initialization-time object. </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SessionFactory</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s are immutable and do not retain any association back to the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Configuration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20" w:right="0" w:firstLine="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1">
      <w:pPr>
        <w:spacing w:after="280" w:before="280" w:line="240" w:lineRule="auto"/>
        <w:rPr>
          <w:rFonts w:ascii="Verdana" w:cs="Verdana" w:eastAsia="Verdana" w:hAnsi="Verdana"/>
          <w:color w:val="333333"/>
          <w:sz w:val="18"/>
          <w:szCs w:val="18"/>
        </w:rPr>
      </w:pPr>
      <w:r w:rsidDel="00000000" w:rsidR="00000000" w:rsidRPr="00000000">
        <w:rPr>
          <w:rFonts w:ascii="Verdana" w:cs="Verdana" w:eastAsia="Verdana" w:hAnsi="Verdana"/>
          <w:color w:val="333333"/>
          <w:sz w:val="18"/>
          <w:szCs w:val="18"/>
          <w:rtl w:val="0"/>
        </w:rPr>
        <w:br w:type="textWrapping"/>
        <w:br w:type="textWrapping"/>
      </w:r>
      <w:r w:rsidDel="00000000" w:rsidR="00000000" w:rsidRPr="00000000">
        <w:rPr>
          <w:rFonts w:ascii="Verdana" w:cs="Verdana" w:eastAsia="Verdana" w:hAnsi="Verdana"/>
          <w:b w:val="1"/>
          <w:bCs w:val="1"/>
          <w:color w:val="333333"/>
          <w:sz w:val="18"/>
          <w:szCs w:val="18"/>
          <w:rtl w:val="0"/>
        </w:rPr>
        <w:t xml:space="preserve">Author:  </w:t>
      </w:r>
      <w:r w:rsidDel="00000000" w:rsidR="00000000" w:rsidRPr="00000000">
        <w:rPr>
          <w:rFonts w:ascii="Verdana" w:cs="Verdana" w:eastAsia="Verdana" w:hAnsi="Verdana"/>
          <w:color w:val="333333"/>
          <w:sz w:val="18"/>
          <w:szCs w:val="18"/>
          <w:rtl w:val="0"/>
        </w:rPr>
        <w:t xml:space="preserve">Gavin King</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240" w:lineRule="auto"/>
        <w:ind w:left="720" w:right="0" w:firstLine="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ourier New" w:cs="Courier New" w:eastAsia="Courier New" w:hAnsi="Courier New"/>
          <w:b w:val="1"/>
          <w:bCs w:val="1"/>
          <w:i w:val="0"/>
          <w:iCs w:val="0"/>
          <w:smallCaps w:val="0"/>
          <w:strike w:val="0"/>
          <w:color w:val="00b050"/>
          <w:sz w:val="28"/>
          <w:szCs w:val="28"/>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b050"/>
          <w:sz w:val="28"/>
          <w:szCs w:val="28"/>
          <w:u w:val="none"/>
          <w:shd w:fill="auto" w:val="clear"/>
          <w:vertAlign w:val="baseline"/>
          <w:rtl w:val="0"/>
        </w:rPr>
        <w:t xml:space="preserve">SessionFactory</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53833"/>
          <w:sz w:val="23"/>
          <w:szCs w:val="23"/>
        </w:rPr>
      </w:pPr>
      <w:r w:rsidDel="00000000" w:rsidR="00000000" w:rsidRPr="00000000">
        <w:rPr>
          <w:rFonts w:ascii="Courier New" w:cs="Courier New" w:eastAsia="Courier New" w:hAnsi="Courier New"/>
          <w:color w:val="353833"/>
          <w:sz w:val="23"/>
          <w:szCs w:val="23"/>
          <w:rtl w:val="0"/>
        </w:rPr>
        <w:t xml:space="preserve">public interface </w:t>
      </w:r>
      <w:r w:rsidDel="00000000" w:rsidR="00000000" w:rsidRPr="00000000">
        <w:rPr>
          <w:rFonts w:ascii="Courier New" w:cs="Courier New" w:eastAsia="Courier New" w:hAnsi="Courier New"/>
          <w:b w:val="1"/>
          <w:bCs w:val="1"/>
          <w:color w:val="353833"/>
          <w:sz w:val="23"/>
          <w:szCs w:val="23"/>
          <w:rtl w:val="0"/>
        </w:rPr>
        <w:t xml:space="preserve">SessionFactory</w:t>
      </w:r>
      <w:r w:rsidDel="00000000" w:rsidR="00000000" w:rsidRPr="00000000">
        <w:rPr>
          <w:rtl w:val="0"/>
        </w:rPr>
      </w:r>
    </w:p>
    <w:p w:rsidR="00000000" w:rsidDel="00000000" w:rsidP="00000000" w:rsidRDefault="00000000" w:rsidRPr="00000000" w14:paraId="00000027">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53833"/>
          <w:sz w:val="23"/>
          <w:szCs w:val="23"/>
        </w:rPr>
      </w:pPr>
      <w:r w:rsidDel="00000000" w:rsidR="00000000" w:rsidRPr="00000000">
        <w:rPr>
          <w:rFonts w:ascii="Courier New" w:cs="Courier New" w:eastAsia="Courier New" w:hAnsi="Courier New"/>
          <w:color w:val="353833"/>
          <w:sz w:val="23"/>
          <w:szCs w:val="23"/>
          <w:rtl w:val="0"/>
        </w:rPr>
        <w:t xml:space="preserve">extends </w:t>
      </w:r>
      <w:hyperlink r:id="rId12">
        <w:r w:rsidDel="00000000" w:rsidR="00000000" w:rsidRPr="00000000">
          <w:rPr>
            <w:rFonts w:ascii="Courier New" w:cs="Courier New" w:eastAsia="Courier New" w:hAnsi="Courier New"/>
            <w:color w:val="4a6782"/>
            <w:sz w:val="23"/>
            <w:szCs w:val="23"/>
            <w:u w:val="single"/>
            <w:rtl w:val="0"/>
          </w:rPr>
          <w:t xml:space="preserve">EntityManagerFactory</w:t>
        </w:r>
      </w:hyperlink>
      <w:r w:rsidDel="00000000" w:rsidR="00000000" w:rsidRPr="00000000">
        <w:rPr>
          <w:rFonts w:ascii="Courier New" w:cs="Courier New" w:eastAsia="Courier New" w:hAnsi="Courier New"/>
          <w:color w:val="353833"/>
          <w:sz w:val="23"/>
          <w:szCs w:val="23"/>
          <w:rtl w:val="0"/>
        </w:rPr>
        <w:t xml:space="preserve">, </w:t>
      </w:r>
      <w:hyperlink r:id="rId13">
        <w:r w:rsidDel="00000000" w:rsidR="00000000" w:rsidRPr="00000000">
          <w:rPr>
            <w:rFonts w:ascii="Courier New" w:cs="Courier New" w:eastAsia="Courier New" w:hAnsi="Courier New"/>
            <w:color w:val="4a6782"/>
            <w:sz w:val="23"/>
            <w:szCs w:val="23"/>
            <w:u w:val="single"/>
            <w:rtl w:val="0"/>
          </w:rPr>
          <w:t xml:space="preserve">Serializable</w:t>
        </w:r>
      </w:hyperlink>
      <w:r w:rsidDel="00000000" w:rsidR="00000000" w:rsidRPr="00000000">
        <w:rPr>
          <w:rFonts w:ascii="Courier New" w:cs="Courier New" w:eastAsia="Courier New" w:hAnsi="Courier New"/>
          <w:color w:val="353833"/>
          <w:sz w:val="23"/>
          <w:szCs w:val="23"/>
          <w:rtl w:val="0"/>
        </w:rPr>
        <w:t xml:space="preserve">, </w:t>
      </w:r>
      <w:hyperlink r:id="rId14">
        <w:r w:rsidDel="00000000" w:rsidR="00000000" w:rsidRPr="00000000">
          <w:rPr>
            <w:rFonts w:ascii="Courier New" w:cs="Courier New" w:eastAsia="Courier New" w:hAnsi="Courier New"/>
            <w:color w:val="4a6782"/>
            <w:sz w:val="23"/>
            <w:szCs w:val="23"/>
            <w:u w:val="single"/>
            <w:rtl w:val="0"/>
          </w:rPr>
          <w:t xml:space="preserve">Closeable</w:t>
        </w:r>
      </w:hyperlink>
      <w:r w:rsidDel="00000000" w:rsidR="00000000" w:rsidRPr="00000000">
        <w:rPr>
          <w:rtl w:val="0"/>
        </w:rPr>
      </w:r>
    </w:p>
    <w:p w:rsidR="00000000" w:rsidDel="00000000" w:rsidP="00000000" w:rsidRDefault="00000000" w:rsidRPr="00000000" w14:paraId="00000028">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53833"/>
          <w:sz w:val="23"/>
          <w:szCs w:val="23"/>
        </w:rPr>
      </w:pPr>
      <w:r w:rsidDel="00000000" w:rsidR="00000000" w:rsidRPr="00000000">
        <w:rPr>
          <w:rtl w:val="0"/>
        </w:rPr>
      </w:r>
    </w:p>
    <w:p w:rsidR="00000000" w:rsidDel="00000000" w:rsidP="00000000" w:rsidRDefault="00000000" w:rsidRPr="00000000" w14:paraId="00000029">
      <w:pP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53833"/>
          <w:sz w:val="23"/>
          <w:szCs w:val="23"/>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474747"/>
          <w:sz w:val="23"/>
          <w:szCs w:val="23"/>
          <w:u w:val="none"/>
          <w:shd w:fill="auto" w:val="clear"/>
          <w:vertAlign w:val="baseline"/>
          <w:rtl w:val="0"/>
        </w:rPr>
        <w:t xml:space="preserve">SessionFactory</w:t>
      </w: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represents an "instance" of Hibernate: it maintains the runtime metamodel representing persistent entities, their attributes, their associations, and their mappings to relational database tables, along with </w:t>
      </w:r>
      <w:hyperlink r:id="rId15">
        <w:r w:rsidDel="00000000" w:rsidR="00000000" w:rsidRPr="00000000">
          <w:rPr>
            <w:rFonts w:ascii="Georgia" w:cs="Georgia" w:eastAsia="Georgia" w:hAnsi="Georgia"/>
            <w:b w:val="0"/>
            <w:bCs w:val="0"/>
            <w:i w:val="0"/>
            <w:iCs w:val="0"/>
            <w:smallCaps w:val="0"/>
            <w:strike w:val="0"/>
            <w:color w:val="4a6782"/>
            <w:sz w:val="23"/>
            <w:szCs w:val="23"/>
            <w:u w:val="single"/>
            <w:shd w:fill="auto" w:val="clear"/>
            <w:vertAlign w:val="baseline"/>
            <w:rtl w:val="0"/>
          </w:rPr>
          <w:t xml:space="preserve">configuration</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that affects the runtime behavior of Hibernate, and instances of services that Hibernate needs to perform its duties.</w:t>
      </w:r>
    </w:p>
    <w:p w:rsidR="00000000" w:rsidDel="00000000" w:rsidP="00000000" w:rsidRDefault="00000000" w:rsidRPr="00000000" w14:paraId="0000002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This is where a program comes to get </w:t>
      </w:r>
      <w:hyperlink r:id="rId16">
        <w:r w:rsidDel="00000000" w:rsidR="00000000" w:rsidRPr="00000000">
          <w:rPr>
            <w:rFonts w:ascii="Georgia" w:cs="Georgia" w:eastAsia="Georgia" w:hAnsi="Georgia"/>
            <w:b w:val="0"/>
            <w:bCs w:val="0"/>
            <w:i w:val="0"/>
            <w:iCs w:val="0"/>
            <w:smallCaps w:val="0"/>
            <w:strike w:val="0"/>
            <w:color w:val="4a6782"/>
            <w:sz w:val="23"/>
            <w:szCs w:val="23"/>
            <w:u w:val="single"/>
            <w:shd w:fill="auto" w:val="clear"/>
            <w:vertAlign w:val="baseline"/>
            <w:rtl w:val="0"/>
          </w:rPr>
          <w:t xml:space="preserve">sessions</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G</w:t>
      </w:r>
      <w:r w:rsidDel="00000000" w:rsidR="00000000" w:rsidRPr="00000000">
        <w:rPr>
          <w:rFonts w:ascii="Arial" w:cs="Arial" w:eastAsia="Arial" w:hAnsi="Arial"/>
          <w:b w:val="0"/>
          <w:bCs w:val="0"/>
          <w:i w:val="0"/>
          <w:iCs w:val="0"/>
          <w:smallCaps w:val="0"/>
          <w:strike w:val="0"/>
          <w:color w:val="040c28"/>
          <w:sz w:val="22"/>
          <w:szCs w:val="22"/>
          <w:u w:val="none"/>
          <w:shd w:fill="auto" w:val="clear"/>
          <w:vertAlign w:val="baseline"/>
          <w:rtl w:val="0"/>
        </w:rPr>
        <w:t xml:space="preserve">enerally</w:t>
      </w: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a program has a single </w:t>
      </w:r>
      <w:hyperlink r:id="rId17">
        <w:r w:rsidDel="00000000" w:rsidR="00000000" w:rsidRPr="00000000">
          <w:rPr>
            <w:rFonts w:ascii="Courier New" w:cs="Courier New" w:eastAsia="Courier New" w:hAnsi="Courier New"/>
            <w:b w:val="0"/>
            <w:bCs w:val="0"/>
            <w:i w:val="0"/>
            <w:iCs w:val="0"/>
            <w:smallCaps w:val="0"/>
            <w:strike w:val="0"/>
            <w:color w:val="4a6782"/>
            <w:sz w:val="23"/>
            <w:szCs w:val="23"/>
            <w:u w:val="none"/>
            <w:shd w:fill="auto" w:val="clear"/>
            <w:vertAlign w:val="baseline"/>
            <w:rtl w:val="0"/>
          </w:rPr>
          <w:t xml:space="preserve">SessionFactory</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instance, and must get a new </w:t>
      </w:r>
      <w:hyperlink r:id="rId18">
        <w:r w:rsidDel="00000000" w:rsidR="00000000" w:rsidRPr="00000000">
          <w:rPr>
            <w:rFonts w:ascii="Courier New" w:cs="Courier New" w:eastAsia="Courier New" w:hAnsi="Courier New"/>
            <w:b w:val="0"/>
            <w:bCs w:val="0"/>
            <w:i w:val="0"/>
            <w:iCs w:val="0"/>
            <w:smallCaps w:val="0"/>
            <w:strike w:val="0"/>
            <w:color w:val="4a6782"/>
            <w:sz w:val="23"/>
            <w:szCs w:val="23"/>
            <w:u w:val="none"/>
            <w:shd w:fill="auto" w:val="clear"/>
            <w:vertAlign w:val="baseline"/>
            <w:rtl w:val="0"/>
          </w:rPr>
          <w:t xml:space="preserve">Session</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instance from the factory each time it services a client request.</w:t>
      </w:r>
    </w:p>
    <w:p w:rsidR="00000000" w:rsidDel="00000000" w:rsidP="00000000" w:rsidRDefault="00000000" w:rsidRPr="00000000" w14:paraId="0000002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It is then also responsible for </w:t>
      </w:r>
      <w:hyperlink r:id="rId19">
        <w:r w:rsidDel="00000000" w:rsidR="00000000" w:rsidRPr="00000000">
          <w:rPr>
            <w:rFonts w:ascii="Georgia" w:cs="Georgia" w:eastAsia="Georgia" w:hAnsi="Georgia"/>
            <w:b w:val="0"/>
            <w:bCs w:val="0"/>
            <w:i w:val="0"/>
            <w:iCs w:val="0"/>
            <w:smallCaps w:val="0"/>
            <w:strike w:val="0"/>
            <w:color w:val="4a6782"/>
            <w:sz w:val="23"/>
            <w:szCs w:val="23"/>
            <w:u w:val="single"/>
            <w:shd w:fill="auto" w:val="clear"/>
            <w:vertAlign w:val="baseline"/>
            <w:rtl w:val="0"/>
          </w:rPr>
          <w:t xml:space="preserve">destroying</w:t>
        </w:r>
      </w:hyperlink>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the session at the end of the client request.</w:t>
      </w:r>
    </w:p>
    <w:p w:rsidR="00000000" w:rsidDel="00000000" w:rsidP="00000000" w:rsidRDefault="00000000" w:rsidRPr="00000000" w14:paraId="0000002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w:t>
      </w:r>
      <w:r w:rsidDel="00000000" w:rsidR="00000000" w:rsidRPr="00000000">
        <w:rPr>
          <w:rFonts w:ascii="Georgia" w:cs="Georgia" w:eastAsia="Georgia" w:hAnsi="Georgia"/>
          <w:b w:val="1"/>
          <w:bCs w:val="1"/>
          <w:i w:val="0"/>
          <w:iCs w:val="0"/>
          <w:smallCaps w:val="0"/>
          <w:strike w:val="0"/>
          <w:color w:val="474747"/>
          <w:sz w:val="23"/>
          <w:szCs w:val="23"/>
          <w:u w:val="none"/>
          <w:shd w:fill="auto" w:val="clear"/>
          <w:vertAlign w:val="baseline"/>
          <w:rtl w:val="0"/>
        </w:rPr>
        <w:t xml:space="preserve">SessionFactory</w:t>
      </w: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manages the lifecycle of pooled JDBC connections and transactions, or it can work as a client to a connection pool or transaction manager provided by the container environment.</w:t>
      </w:r>
    </w:p>
    <w:p w:rsidR="00000000" w:rsidDel="00000000" w:rsidP="00000000" w:rsidRDefault="00000000" w:rsidRPr="00000000" w14:paraId="0000002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280" w:before="0" w:line="240" w:lineRule="auto"/>
        <w:ind w:left="720" w:right="0" w:hanging="360"/>
        <w:jc w:val="left"/>
        <w:rPr>
          <w:rFonts w:ascii="Georgia" w:cs="Georgia" w:eastAsia="Georgia" w:hAnsi="Georgia"/>
          <w:b w:val="0"/>
          <w:bCs w:val="0"/>
          <w:i w:val="0"/>
          <w:iCs w:val="0"/>
          <w:smallCaps w:val="0"/>
          <w:strike w:val="0"/>
          <w:color w:val="474747"/>
          <w:sz w:val="23"/>
          <w:szCs w:val="23"/>
          <w:u w:val="none"/>
          <w:shd w:fill="auto" w:val="clear"/>
          <w:vertAlign w:val="baseline"/>
        </w:rPr>
      </w:pP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474747"/>
          <w:sz w:val="23"/>
          <w:szCs w:val="23"/>
          <w:u w:val="none"/>
          <w:shd w:fill="auto" w:val="clear"/>
          <w:vertAlign w:val="baseline"/>
          <w:rtl w:val="0"/>
        </w:rPr>
        <w:t xml:space="preserve">SessionFactory</w:t>
      </w:r>
      <w:r w:rsidDel="00000000" w:rsidR="00000000" w:rsidRPr="00000000">
        <w:rPr>
          <w:rFonts w:ascii="Georgia" w:cs="Georgia" w:eastAsia="Georgia" w:hAnsi="Georgia"/>
          <w:b w:val="0"/>
          <w:bCs w:val="0"/>
          <w:i w:val="0"/>
          <w:iCs w:val="0"/>
          <w:smallCaps w:val="0"/>
          <w:strike w:val="0"/>
          <w:color w:val="474747"/>
          <w:sz w:val="23"/>
          <w:szCs w:val="23"/>
          <w:u w:val="none"/>
          <w:shd w:fill="auto" w:val="clear"/>
          <w:vertAlign w:val="baseline"/>
          <w:rtl w:val="0"/>
        </w:rPr>
        <w:t xml:space="preserve"> bbbbbbbbbbbbis threadsafe.</w:t>
      </w:r>
    </w:p>
    <w:p w:rsidR="00000000" w:rsidDel="00000000" w:rsidP="00000000" w:rsidRDefault="00000000" w:rsidRPr="00000000" w14:paraId="00000030">
      <w:pPr>
        <w:rPr>
          <w:sz w:val="32"/>
          <w:szCs w:val="32"/>
        </w:rPr>
      </w:pPr>
      <w:r w:rsidDel="00000000" w:rsidR="00000000" w:rsidRPr="00000000">
        <w:rPr>
          <w:rFonts w:ascii="Courier New" w:cs="Courier New" w:eastAsia="Courier New" w:hAnsi="Courier New"/>
          <w:b w:val="1"/>
          <w:bCs w:val="1"/>
          <w:color w:val="00b050"/>
          <w:sz w:val="32"/>
          <w:szCs w:val="32"/>
          <w:rtl w:val="0"/>
        </w:rPr>
        <w:t xml:space="preserve">Session</w:t>
      </w:r>
      <w:r w:rsidDel="00000000" w:rsidR="00000000" w:rsidRPr="00000000">
        <w:rPr>
          <w:rtl w:val="0"/>
        </w:rPr>
      </w:r>
    </w:p>
    <w:p w:rsidR="00000000" w:rsidDel="00000000" w:rsidP="00000000" w:rsidRDefault="00000000" w:rsidRPr="00000000" w14:paraId="000000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public interface </w:t>
      </w:r>
      <w:r w:rsidDel="00000000" w:rsidR="00000000" w:rsidRPr="00000000">
        <w:rPr>
          <w:rFonts w:ascii="Courier New" w:cs="Courier New" w:eastAsia="Courier New" w:hAnsi="Courier New"/>
          <w:b w:val="1"/>
          <w:bCs w:val="1"/>
          <w:color w:val="333333"/>
          <w:sz w:val="20"/>
          <w:szCs w:val="20"/>
          <w:rtl w:val="0"/>
        </w:rPr>
        <w:t xml:space="preserve">Session</w:t>
      </w:r>
      <w:r w:rsidDel="00000000" w:rsidR="00000000" w:rsidRPr="00000000">
        <w:rPr>
          <w:rtl w:val="0"/>
        </w:rPr>
      </w:r>
    </w:p>
    <w:p w:rsidR="00000000" w:rsidDel="00000000" w:rsidP="00000000" w:rsidRDefault="00000000" w:rsidRPr="00000000" w14:paraId="000000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extends </w:t>
      </w:r>
      <w:hyperlink r:id="rId20">
        <w:r w:rsidDel="00000000" w:rsidR="00000000" w:rsidRPr="00000000">
          <w:rPr>
            <w:rFonts w:ascii="Courier New" w:cs="Courier New" w:eastAsia="Courier New" w:hAnsi="Courier New"/>
            <w:color w:val="003399"/>
            <w:sz w:val="20"/>
            <w:szCs w:val="20"/>
            <w:u w:val="single"/>
            <w:rtl w:val="0"/>
          </w:rPr>
          <w:t xml:space="preserve">Serializable</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The main runtime interface between a Java application and Hibernate. </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This is the central API class abstracting the notion of a persistence service.</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The lifecycle of a Session is bounded by the beginning and end of a logical transaction. </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The main function of the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is to offer create, read and delete operations for instances of mapped entity classes. </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Instances may exist in one of three states:</w:t>
        <w:br w:type="textWrapping"/>
        <w:br w:type="textWrapping"/>
      </w:r>
      <w:r w:rsidDel="00000000" w:rsidR="00000000" w:rsidRPr="00000000">
        <w:rPr>
          <w:rFonts w:ascii="Verdana" w:cs="Verdana" w:eastAsia="Verdana" w:hAnsi="Verdana"/>
          <w:b w:val="0"/>
          <w:bCs w:val="0"/>
          <w:i w:val="1"/>
          <w:iCs w:val="1"/>
          <w:smallCaps w:val="0"/>
          <w:strike w:val="0"/>
          <w:color w:val="333333"/>
          <w:sz w:val="18"/>
          <w:szCs w:val="18"/>
          <w:u w:val="none"/>
          <w:shd w:fill="auto" w:val="clear"/>
          <w:vertAlign w:val="baseline"/>
          <w:rtl w:val="0"/>
        </w:rPr>
        <w:t xml:space="preserve">transient:</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never persistent, not associated with any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br w:type="textWrapping"/>
      </w:r>
      <w:r w:rsidDel="00000000" w:rsidR="00000000" w:rsidRPr="00000000">
        <w:rPr>
          <w:rFonts w:ascii="Verdana" w:cs="Verdana" w:eastAsia="Verdana" w:hAnsi="Verdana"/>
          <w:b w:val="0"/>
          <w:bCs w:val="0"/>
          <w:i w:val="1"/>
          <w:iCs w:val="1"/>
          <w:smallCaps w:val="0"/>
          <w:strike w:val="0"/>
          <w:color w:val="333333"/>
          <w:sz w:val="18"/>
          <w:szCs w:val="18"/>
          <w:u w:val="none"/>
          <w:shd w:fill="auto" w:val="clear"/>
          <w:vertAlign w:val="baseline"/>
          <w:rtl w:val="0"/>
        </w:rPr>
        <w:t xml:space="preserve">persistent:</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associated with a unique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br w:type="textWrapping"/>
      </w:r>
      <w:r w:rsidDel="00000000" w:rsidR="00000000" w:rsidRPr="00000000">
        <w:rPr>
          <w:rFonts w:ascii="Verdana" w:cs="Verdana" w:eastAsia="Verdana" w:hAnsi="Verdana"/>
          <w:b w:val="0"/>
          <w:bCs w:val="0"/>
          <w:i w:val="1"/>
          <w:iCs w:val="1"/>
          <w:smallCaps w:val="0"/>
          <w:strike w:val="0"/>
          <w:color w:val="333333"/>
          <w:sz w:val="18"/>
          <w:szCs w:val="18"/>
          <w:u w:val="none"/>
          <w:shd w:fill="auto" w:val="clear"/>
          <w:vertAlign w:val="baseline"/>
          <w:rtl w:val="0"/>
        </w:rPr>
        <w:t xml:space="preserve">detached:</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previously persistent, not associated with any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sdt>
        <w:sdtPr>
          <w:id w:val="-1575499299"/>
          <w:tag w:val="goog_rdk_0"/>
        </w:sdtPr>
        <w:sdtContent>
          <w:ins w:author="Anushka" w:id="0" w:date="2026-02-14T04:17:12Z">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pipi</w:t>
            </w:r>
          </w:ins>
        </w:sdtContent>
      </w:sdt>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Transient instances may be made persistent by calling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save()</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persist()</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saveOrUpdate()</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Persistent instances may be made transient by calling</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 delete()</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Any instance returned by a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get()</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or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load()</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method is persistent. </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0" w:line="240" w:lineRule="auto"/>
        <w:ind w:left="720" w:right="0" w:hanging="360"/>
        <w:jc w:val="left"/>
        <w:rPr>
          <w:rFonts w:ascii="Courier New" w:cs="Courier New" w:eastAsia="Courier New" w:hAnsi="Courier New"/>
          <w:b w:val="0"/>
          <w:bCs w:val="0"/>
          <w:i w:val="0"/>
          <w:iCs w:val="0"/>
          <w:smallCaps w:val="0"/>
          <w:strike w:val="0"/>
          <w:color w:val="333333"/>
          <w:sz w:val="18"/>
          <w:szCs w:val="18"/>
          <w:u w:val="none"/>
          <w:shd w:fill="auto" w:val="clear"/>
          <w:vertAlign w:val="baseline"/>
        </w:rPr>
      </w:pP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A </w:t>
      </w:r>
      <w:r w:rsidDel="00000000" w:rsidR="00000000" w:rsidRPr="00000000">
        <w:rPr>
          <w:rFonts w:ascii="Courier New" w:cs="Courier New" w:eastAsia="Courier New" w:hAnsi="Courier New"/>
          <w:b w:val="0"/>
          <w:bCs w:val="0"/>
          <w:i w:val="0"/>
          <w:iCs w:val="0"/>
          <w:smallCaps w:val="0"/>
          <w:strike w:val="0"/>
          <w:color w:val="333333"/>
          <w:sz w:val="20"/>
          <w:szCs w:val="20"/>
          <w:u w:val="none"/>
          <w:shd w:fill="auto" w:val="clear"/>
          <w:vertAlign w:val="baseline"/>
          <w:rtl w:val="0"/>
        </w:rPr>
        <w:t xml:space="preserve">Session</w:t>
      </w:r>
      <w:r w:rsidDel="00000000" w:rsidR="00000000" w:rsidRPr="00000000">
        <w:rPr>
          <w:rFonts w:ascii="Verdana" w:cs="Verdana" w:eastAsia="Verdana" w:hAnsi="Verdana"/>
          <w:b w:val="0"/>
          <w:bCs w:val="0"/>
          <w:i w:val="0"/>
          <w:iCs w:val="0"/>
          <w:smallCaps w:val="0"/>
          <w:strike w:val="0"/>
          <w:color w:val="333333"/>
          <w:sz w:val="18"/>
          <w:szCs w:val="18"/>
          <w:u w:val="none"/>
          <w:shd w:fill="auto" w:val="clear"/>
          <w:vertAlign w:val="baseline"/>
          <w:rtl w:val="0"/>
        </w:rPr>
        <w:t xml:space="preserve"> instance is serializable if its persistent classes are serializable.</w:t>
        <w:br w:type="textWrapping"/>
      </w:r>
      <w:r w:rsidDel="00000000" w:rsidR="00000000" w:rsidRPr="00000000">
        <w:rPr>
          <w:rtl w:val="0"/>
        </w:rPr>
      </w:r>
    </w:p>
    <w:p w:rsidR="00000000" w:rsidDel="00000000" w:rsidP="00000000" w:rsidRDefault="00000000" w:rsidRPr="00000000" w14:paraId="0000003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28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Session sess = factory.openSession();</w:t>
      </w:r>
    </w:p>
    <w:p w:rsidR="00000000" w:rsidDel="00000000" w:rsidP="00000000" w:rsidRDefault="00000000" w:rsidRPr="00000000" w14:paraId="0000003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Transaction tx;</w:t>
      </w:r>
    </w:p>
    <w:p w:rsidR="00000000" w:rsidDel="00000000" w:rsidP="00000000" w:rsidRDefault="00000000" w:rsidRPr="00000000" w14:paraId="0000003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try {</w:t>
      </w:r>
    </w:p>
    <w:p w:rsidR="00000000" w:rsidDel="00000000" w:rsidP="00000000" w:rsidRDefault="00000000" w:rsidRPr="00000000" w14:paraId="0000003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tx = sess.beginTransaction();</w:t>
      </w:r>
    </w:p>
    <w:p w:rsidR="00000000" w:rsidDel="00000000" w:rsidP="00000000" w:rsidRDefault="00000000" w:rsidRPr="00000000" w14:paraId="0000003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//do some work</w:t>
      </w:r>
    </w:p>
    <w:p w:rsidR="00000000" w:rsidDel="00000000" w:rsidP="00000000" w:rsidRDefault="00000000" w:rsidRPr="00000000" w14:paraId="0000004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w:t>
      </w:r>
    </w:p>
    <w:p w:rsidR="00000000" w:rsidDel="00000000" w:rsidP="00000000" w:rsidRDefault="00000000" w:rsidRPr="00000000" w14:paraId="0000004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tx.commit();</w:t>
      </w:r>
    </w:p>
    <w:p w:rsidR="00000000" w:rsidDel="00000000" w:rsidP="00000000" w:rsidRDefault="00000000" w:rsidRPr="00000000" w14:paraId="0000004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w:t>
      </w:r>
    </w:p>
    <w:p w:rsidR="00000000" w:rsidDel="00000000" w:rsidP="00000000" w:rsidRDefault="00000000" w:rsidRPr="00000000" w14:paraId="0000004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catch (Exception e) {</w:t>
      </w:r>
    </w:p>
    <w:p w:rsidR="00000000" w:rsidDel="00000000" w:rsidP="00000000" w:rsidRDefault="00000000" w:rsidRPr="00000000" w14:paraId="00000044">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if (tx!=null) tx.rollback();</w:t>
      </w:r>
    </w:p>
    <w:p w:rsidR="00000000" w:rsidDel="00000000" w:rsidP="00000000" w:rsidRDefault="00000000" w:rsidRPr="00000000" w14:paraId="00000045">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throw e;</w:t>
      </w:r>
    </w:p>
    <w:p w:rsidR="00000000" w:rsidDel="00000000" w:rsidP="00000000" w:rsidRDefault="00000000" w:rsidRPr="00000000" w14:paraId="00000046">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w:t>
      </w:r>
    </w:p>
    <w:p w:rsidR="00000000" w:rsidDel="00000000" w:rsidP="00000000" w:rsidRDefault="00000000" w:rsidRPr="00000000" w14:paraId="00000047">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finally {</w:t>
      </w:r>
    </w:p>
    <w:p w:rsidR="00000000" w:rsidDel="00000000" w:rsidP="00000000" w:rsidRDefault="00000000" w:rsidRPr="00000000" w14:paraId="00000048">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sess.close();</w:t>
      </w:r>
    </w:p>
    <w:p w:rsidR="00000000" w:rsidDel="00000000" w:rsidP="00000000" w:rsidRDefault="00000000" w:rsidRPr="00000000" w14:paraId="00000049">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333333"/>
          <w:sz w:val="18"/>
          <w:szCs w:val="18"/>
        </w:rPr>
      </w:pPr>
      <w:r w:rsidDel="00000000" w:rsidR="00000000" w:rsidRPr="00000000">
        <w:rPr>
          <w:rFonts w:ascii="Courier New" w:cs="Courier New" w:eastAsia="Courier New" w:hAnsi="Courier New"/>
          <w:color w:val="333333"/>
          <w:sz w:val="18"/>
          <w:szCs w:val="18"/>
          <w:rtl w:val="0"/>
        </w:rPr>
        <w:t xml:space="preserve"> }</w:t>
      </w:r>
    </w:p>
    <w:p w:rsidR="00000000" w:rsidDel="00000000" w:rsidP="00000000" w:rsidRDefault="00000000" w:rsidRPr="00000000" w14:paraId="0000004A">
      <w:pPr>
        <w:rPr/>
      </w:pPr>
      <w:r w:rsidDel="00000000" w:rsidR="00000000" w:rsidRPr="00000000">
        <w:rPr>
          <w:rtl w:val="0"/>
        </w:rPr>
      </w:r>
    </w:p>
    <w:tbl>
      <w:tblPr>
        <w:tblStyle w:val="Table1"/>
        <w:tblW w:w="9010.0" w:type="dxa"/>
        <w:jc w:val="left"/>
        <w:tblBorders>
          <w:top w:color="e6e7e8" w:space="0" w:sz="6" w:val="single"/>
          <w:left w:color="e6e7e8" w:space="0" w:sz="6" w:val="single"/>
          <w:bottom w:color="e6e7e8" w:space="0" w:sz="6" w:val="single"/>
          <w:right w:color="e6e7e8" w:space="0" w:sz="6" w:val="single"/>
        </w:tblBorders>
        <w:tblLayout w:type="fixed"/>
        <w:tblLook w:val="0400"/>
      </w:tblPr>
      <w:tblGrid>
        <w:gridCol w:w="1022"/>
        <w:gridCol w:w="719"/>
        <w:gridCol w:w="7269"/>
        <w:tblGridChange w:id="0">
          <w:tblGrid>
            <w:gridCol w:w="1022"/>
            <w:gridCol w:w="719"/>
            <w:gridCol w:w="7269"/>
          </w:tblGrid>
        </w:tblGridChange>
      </w:tblGrid>
      <w:tr>
        <w:trPr>
          <w:cantSplit w:val="0"/>
          <w:tblHeader w:val="0"/>
        </w:trPr>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4B">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 </w:t>
            </w:r>
            <w:hyperlink r:id="rId21">
              <w:r w:rsidDel="00000000" w:rsidR="00000000" w:rsidRPr="00000000">
                <w:rPr>
                  <w:rFonts w:ascii="Courier New" w:cs="Courier New" w:eastAsia="Courier New" w:hAnsi="Courier New"/>
                  <w:color w:val="003399"/>
                  <w:sz w:val="20"/>
                  <w:szCs w:val="20"/>
                  <w:u w:val="single"/>
                  <w:rtl w:val="0"/>
                </w:rPr>
                <w:t xml:space="preserve">Serializable</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4D">
            <w:pPr>
              <w:spacing w:after="0" w:lineRule="auto"/>
              <w:rPr>
                <w:rFonts w:ascii="Verdana" w:cs="Verdana" w:eastAsia="Verdana" w:hAnsi="Verdana"/>
                <w:color w:val="333333"/>
                <w:sz w:val="18"/>
                <w:szCs w:val="18"/>
              </w:rPr>
            </w:pPr>
            <w:hyperlink r:id="rId22">
              <w:r w:rsidDel="00000000" w:rsidR="00000000" w:rsidRPr="00000000">
                <w:rPr>
                  <w:rFonts w:ascii="Courier New" w:cs="Courier New" w:eastAsia="Courier New" w:hAnsi="Courier New"/>
                  <w:b w:val="1"/>
                  <w:bCs w:val="1"/>
                  <w:color w:val="003399"/>
                  <w:sz w:val="20"/>
                  <w:szCs w:val="20"/>
                  <w:u w:val="single"/>
                  <w:rtl w:val="0"/>
                </w:rPr>
                <w:t xml:space="preserve">save</w:t>
              </w:r>
            </w:hyperlink>
            <w:r w:rsidDel="00000000" w:rsidR="00000000" w:rsidRPr="00000000">
              <w:rPr>
                <w:rFonts w:ascii="Courier New" w:cs="Courier New" w:eastAsia="Courier New" w:hAnsi="Courier New"/>
                <w:color w:val="333333"/>
                <w:sz w:val="20"/>
                <w:szCs w:val="20"/>
                <w:rtl w:val="0"/>
              </w:rPr>
              <w:t xml:space="preserve">(</w:t>
            </w:r>
            <w:hyperlink r:id="rId23">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Fonts w:ascii="Courier New" w:cs="Courier New" w:eastAsia="Courier New" w:hAnsi="Courier New"/>
                <w:color w:val="333333"/>
                <w:sz w:val="20"/>
                <w:szCs w:val="20"/>
                <w:rtl w:val="0"/>
              </w:rPr>
              <w:t xml:space="preserve"> object)</w:t>
            </w:r>
            <w:r w:rsidDel="00000000" w:rsidR="00000000" w:rsidRPr="00000000">
              <w:rPr>
                <w:rFonts w:ascii="Verdana" w:cs="Verdana" w:eastAsia="Verdana" w:hAnsi="Verdana"/>
                <w:color w:val="333333"/>
                <w:sz w:val="18"/>
                <w:szCs w:val="18"/>
                <w:rtl w:val="0"/>
              </w:rPr>
              <w:br w:type="textWrapping"/>
              <w:t xml:space="preserve">          Persist the given transient instance, first assigning a generated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4E">
            <w:pPr>
              <w:spacing w:after="0" w:lineRule="auto"/>
              <w:jc w:val="right"/>
              <w:rPr>
                <w:rFonts w:ascii="Courier New" w:cs="Courier New" w:eastAsia="Courier New" w:hAnsi="Courier New"/>
                <w:color w:val="333333"/>
                <w:sz w:val="20"/>
                <w:szCs w:val="20"/>
              </w:rPr>
            </w:pPr>
            <w:r w:rsidDel="00000000" w:rsidR="00000000" w:rsidRPr="00000000">
              <w:rPr>
                <w:rFonts w:ascii="Courier New" w:cs="Courier New" w:eastAsia="Courier New" w:hAnsi="Courier New"/>
                <w:color w:val="333333"/>
                <w:sz w:val="20"/>
                <w:szCs w:val="20"/>
                <w:rtl w:val="0"/>
              </w:rPr>
              <w:t xml:space="preserve"> </w:t>
            </w:r>
            <w:hyperlink r:id="rId24">
              <w:r w:rsidDel="00000000" w:rsidR="00000000" w:rsidRPr="00000000">
                <w:rPr>
                  <w:rFonts w:ascii="Courier New" w:cs="Courier New" w:eastAsia="Courier New" w:hAnsi="Courier New"/>
                  <w:color w:val="0000ff"/>
                  <w:sz w:val="20"/>
                  <w:szCs w:val="20"/>
                  <w:u w:val="single"/>
                  <w:rtl w:val="0"/>
                </w:rPr>
                <w:t xml:space="preserve">Object</w:t>
              </w:r>
            </w:hyperlink>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4F">
            <w:pPr>
              <w:spacing w:after="0" w:lineRule="auto"/>
              <w:rPr>
                <w:rFonts w:ascii="Courier New" w:cs="Courier New" w:eastAsia="Courier New" w:hAnsi="Courier New"/>
                <w:b w:val="1"/>
                <w:bCs w:val="1"/>
                <w:color w:val="333333"/>
                <w:sz w:val="20"/>
                <w:szCs w:val="20"/>
              </w:rPr>
            </w:pPr>
            <w:hyperlink r:id="rId25">
              <w:r w:rsidDel="00000000" w:rsidR="00000000" w:rsidRPr="00000000">
                <w:rPr>
                  <w:rFonts w:ascii="Courier New" w:cs="Courier New" w:eastAsia="Courier New" w:hAnsi="Courier New"/>
                  <w:b w:val="1"/>
                  <w:bCs w:val="1"/>
                  <w:color w:val="0000ff"/>
                  <w:sz w:val="20"/>
                  <w:szCs w:val="20"/>
                  <w:u w:val="single"/>
                  <w:rtl w:val="0"/>
                </w:rPr>
                <w:t xml:space="preserve">get</w:t>
              </w:r>
            </w:hyperlink>
            <w:r w:rsidDel="00000000" w:rsidR="00000000" w:rsidRPr="00000000">
              <w:rPr>
                <w:rFonts w:ascii="Courier New" w:cs="Courier New" w:eastAsia="Courier New" w:hAnsi="Courier New"/>
                <w:b w:val="1"/>
                <w:bCs w:val="1"/>
                <w:color w:val="333333"/>
                <w:sz w:val="20"/>
                <w:szCs w:val="20"/>
                <w:rtl w:val="0"/>
              </w:rPr>
              <w:t xml:space="preserve">(</w:t>
            </w:r>
            <w:hyperlink r:id="rId26">
              <w:r w:rsidDel="00000000" w:rsidR="00000000" w:rsidRPr="00000000">
                <w:rPr>
                  <w:rFonts w:ascii="Courier New" w:cs="Courier New" w:eastAsia="Courier New" w:hAnsi="Courier New"/>
                  <w:b w:val="1"/>
                  <w:bCs w:val="1"/>
                  <w:color w:val="0000ff"/>
                  <w:sz w:val="20"/>
                  <w:szCs w:val="20"/>
                  <w:u w:val="single"/>
                  <w:rtl w:val="0"/>
                </w:rPr>
                <w:t xml:space="preserve">Class</w:t>
              </w:r>
            </w:hyperlink>
            <w:r w:rsidDel="00000000" w:rsidR="00000000" w:rsidRPr="00000000">
              <w:rPr>
                <w:rFonts w:ascii="Courier New" w:cs="Courier New" w:eastAsia="Courier New" w:hAnsi="Courier New"/>
                <w:b w:val="1"/>
                <w:bCs w:val="1"/>
                <w:color w:val="333333"/>
                <w:sz w:val="20"/>
                <w:szCs w:val="20"/>
                <w:rtl w:val="0"/>
              </w:rPr>
              <w:t xml:space="preserve"> class, </w:t>
            </w:r>
            <w:hyperlink r:id="rId27">
              <w:r w:rsidDel="00000000" w:rsidR="00000000" w:rsidRPr="00000000">
                <w:rPr>
                  <w:rFonts w:ascii="Courier New" w:cs="Courier New" w:eastAsia="Courier New" w:hAnsi="Courier New"/>
                  <w:b w:val="1"/>
                  <w:bCs w:val="1"/>
                  <w:color w:val="0000ff"/>
                  <w:sz w:val="20"/>
                  <w:szCs w:val="20"/>
                  <w:u w:val="single"/>
                  <w:rtl w:val="0"/>
                </w:rPr>
                <w:t xml:space="preserve">Serializable</w:t>
              </w:r>
            </w:hyperlink>
            <w:r w:rsidDel="00000000" w:rsidR="00000000" w:rsidRPr="00000000">
              <w:rPr>
                <w:rFonts w:ascii="Courier New" w:cs="Courier New" w:eastAsia="Courier New" w:hAnsi="Courier New"/>
                <w:b w:val="1"/>
                <w:bCs w:val="1"/>
                <w:color w:val="333333"/>
                <w:sz w:val="20"/>
                <w:szCs w:val="20"/>
                <w:rtl w:val="0"/>
              </w:rPr>
              <w:t xml:space="preserve"> id)</w:t>
              <w:br w:type="textWrapping"/>
              <w:t xml:space="preserve">          Return the persistent instance of the given entity class with the given identifier, or null if there is no such persistent instance.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1">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 </w:t>
            </w:r>
            <w:hyperlink r:id="rId28">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2">
            <w:pPr>
              <w:spacing w:after="0" w:lineRule="auto"/>
              <w:rPr>
                <w:rFonts w:ascii="Verdana" w:cs="Verdana" w:eastAsia="Verdana" w:hAnsi="Verdana"/>
                <w:color w:val="333333"/>
                <w:sz w:val="18"/>
                <w:szCs w:val="18"/>
              </w:rPr>
            </w:pPr>
            <w:hyperlink r:id="rId29">
              <w:r w:rsidDel="00000000" w:rsidR="00000000" w:rsidRPr="00000000">
                <w:rPr>
                  <w:rFonts w:ascii="Courier New" w:cs="Courier New" w:eastAsia="Courier New" w:hAnsi="Courier New"/>
                  <w:b w:val="1"/>
                  <w:bCs w:val="1"/>
                  <w:color w:val="003399"/>
                  <w:sz w:val="20"/>
                  <w:szCs w:val="20"/>
                  <w:u w:val="single"/>
                  <w:rtl w:val="0"/>
                </w:rPr>
                <w:t xml:space="preserve">load</w:t>
              </w:r>
            </w:hyperlink>
            <w:r w:rsidDel="00000000" w:rsidR="00000000" w:rsidRPr="00000000">
              <w:rPr>
                <w:rFonts w:ascii="Courier New" w:cs="Courier New" w:eastAsia="Courier New" w:hAnsi="Courier New"/>
                <w:color w:val="333333"/>
                <w:sz w:val="20"/>
                <w:szCs w:val="20"/>
                <w:rtl w:val="0"/>
              </w:rPr>
              <w:t xml:space="preserve">(</w:t>
            </w:r>
            <w:hyperlink r:id="rId30">
              <w:r w:rsidDel="00000000" w:rsidR="00000000" w:rsidRPr="00000000">
                <w:rPr>
                  <w:rFonts w:ascii="Courier New" w:cs="Courier New" w:eastAsia="Courier New" w:hAnsi="Courier New"/>
                  <w:color w:val="003399"/>
                  <w:sz w:val="20"/>
                  <w:szCs w:val="20"/>
                  <w:u w:val="single"/>
                  <w:rtl w:val="0"/>
                </w:rPr>
                <w:t xml:space="preserve">Class</w:t>
              </w:r>
            </w:hyperlink>
            <w:r w:rsidDel="00000000" w:rsidR="00000000" w:rsidRPr="00000000">
              <w:rPr>
                <w:rFonts w:ascii="Courier New" w:cs="Courier New" w:eastAsia="Courier New" w:hAnsi="Courier New"/>
                <w:color w:val="333333"/>
                <w:sz w:val="20"/>
                <w:szCs w:val="20"/>
                <w:rtl w:val="0"/>
              </w:rPr>
              <w:t xml:space="preserve"> theClass, </w:t>
            </w:r>
            <w:hyperlink r:id="rId31">
              <w:r w:rsidDel="00000000" w:rsidR="00000000" w:rsidRPr="00000000">
                <w:rPr>
                  <w:rFonts w:ascii="Courier New" w:cs="Courier New" w:eastAsia="Courier New" w:hAnsi="Courier New"/>
                  <w:color w:val="003399"/>
                  <w:sz w:val="20"/>
                  <w:szCs w:val="20"/>
                  <w:u w:val="single"/>
                  <w:rtl w:val="0"/>
                </w:rPr>
                <w:t xml:space="preserve">Serializable</w:t>
              </w:r>
            </w:hyperlink>
            <w:r w:rsidDel="00000000" w:rsidR="00000000" w:rsidRPr="00000000">
              <w:rPr>
                <w:rFonts w:ascii="Courier New" w:cs="Courier New" w:eastAsia="Courier New" w:hAnsi="Courier New"/>
                <w:color w:val="333333"/>
                <w:sz w:val="20"/>
                <w:szCs w:val="20"/>
                <w:rtl w:val="0"/>
              </w:rPr>
              <w:t xml:space="preserve"> id)</w:t>
            </w:r>
            <w:r w:rsidDel="00000000" w:rsidR="00000000" w:rsidRPr="00000000">
              <w:rPr>
                <w:rFonts w:ascii="Verdana" w:cs="Verdana" w:eastAsia="Verdana" w:hAnsi="Verdana"/>
                <w:color w:val="333333"/>
                <w:sz w:val="18"/>
                <w:szCs w:val="18"/>
                <w:rtl w:val="0"/>
              </w:rPr>
              <w:br w:type="textWrapping"/>
              <w:t xml:space="preserve">          Return the persistent instance of the given entity class with the given identifier, assuming that the instance exists.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4">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 </w:t>
            </w:r>
            <w:hyperlink r:id="rId32">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5">
            <w:pPr>
              <w:spacing w:after="0" w:lineRule="auto"/>
              <w:rPr>
                <w:rFonts w:ascii="Verdana" w:cs="Verdana" w:eastAsia="Verdana" w:hAnsi="Verdana"/>
                <w:color w:val="333333"/>
                <w:sz w:val="18"/>
                <w:szCs w:val="18"/>
              </w:rPr>
            </w:pPr>
            <w:hyperlink r:id="rId33">
              <w:r w:rsidDel="00000000" w:rsidR="00000000" w:rsidRPr="00000000">
                <w:rPr>
                  <w:rFonts w:ascii="Courier New" w:cs="Courier New" w:eastAsia="Courier New" w:hAnsi="Courier New"/>
                  <w:b w:val="1"/>
                  <w:bCs w:val="1"/>
                  <w:color w:val="003399"/>
                  <w:sz w:val="20"/>
                  <w:szCs w:val="20"/>
                  <w:u w:val="single"/>
                  <w:rtl w:val="0"/>
                </w:rPr>
                <w:t xml:space="preserve">merge</w:t>
              </w:r>
            </w:hyperlink>
            <w:r w:rsidDel="00000000" w:rsidR="00000000" w:rsidRPr="00000000">
              <w:rPr>
                <w:rFonts w:ascii="Courier New" w:cs="Courier New" w:eastAsia="Courier New" w:hAnsi="Courier New"/>
                <w:color w:val="333333"/>
                <w:sz w:val="20"/>
                <w:szCs w:val="20"/>
                <w:rtl w:val="0"/>
              </w:rPr>
              <w:t xml:space="preserve">(</w:t>
            </w:r>
            <w:hyperlink r:id="rId34">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Fonts w:ascii="Courier New" w:cs="Courier New" w:eastAsia="Courier New" w:hAnsi="Courier New"/>
                <w:color w:val="333333"/>
                <w:sz w:val="20"/>
                <w:szCs w:val="20"/>
                <w:rtl w:val="0"/>
              </w:rPr>
              <w:t xml:space="preserve"> object)</w:t>
            </w:r>
            <w:r w:rsidDel="00000000" w:rsidR="00000000" w:rsidRPr="00000000">
              <w:rPr>
                <w:rFonts w:ascii="Verdana" w:cs="Verdana" w:eastAsia="Verdana" w:hAnsi="Verdana"/>
                <w:color w:val="333333"/>
                <w:sz w:val="18"/>
                <w:szCs w:val="18"/>
                <w:rtl w:val="0"/>
              </w:rPr>
              <w:br w:type="textWrapping"/>
              <w:t xml:space="preserve">          Copy the state of the given object onto the persistent object with the same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7">
            <w:pPr>
              <w:rPr>
                <w:rFonts w:ascii="Courier New" w:cs="Courier New" w:eastAsia="Courier New" w:hAnsi="Courier New"/>
                <w:color w:val="333333"/>
                <w:sz w:val="20"/>
                <w:szCs w:val="20"/>
              </w:rPr>
            </w:pP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8">
            <w:pPr>
              <w:spacing w:after="0" w:lineRule="auto"/>
              <w:rPr>
                <w:rFonts w:ascii="Courier New" w:cs="Courier New" w:eastAsia="Courier New" w:hAnsi="Courier New"/>
                <w:b w:val="1"/>
                <w:bCs w:val="1"/>
                <w:color w:val="333333"/>
                <w:sz w:val="20"/>
                <w:szCs w:val="20"/>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A">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void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B">
            <w:pPr>
              <w:spacing w:after="0" w:lineRule="auto"/>
              <w:rPr>
                <w:rFonts w:ascii="Verdana" w:cs="Verdana" w:eastAsia="Verdana" w:hAnsi="Verdana"/>
                <w:color w:val="333333"/>
                <w:sz w:val="18"/>
                <w:szCs w:val="18"/>
              </w:rPr>
            </w:pPr>
            <w:hyperlink r:id="rId35">
              <w:r w:rsidDel="00000000" w:rsidR="00000000" w:rsidRPr="00000000">
                <w:rPr>
                  <w:rFonts w:ascii="Courier New" w:cs="Courier New" w:eastAsia="Courier New" w:hAnsi="Courier New"/>
                  <w:b w:val="1"/>
                  <w:bCs w:val="1"/>
                  <w:color w:val="003399"/>
                  <w:sz w:val="20"/>
                  <w:szCs w:val="20"/>
                  <w:u w:val="single"/>
                  <w:rtl w:val="0"/>
                </w:rPr>
                <w:t xml:space="preserve">evict</w:t>
              </w:r>
            </w:hyperlink>
            <w:r w:rsidDel="00000000" w:rsidR="00000000" w:rsidRPr="00000000">
              <w:rPr>
                <w:rFonts w:ascii="Courier New" w:cs="Courier New" w:eastAsia="Courier New" w:hAnsi="Courier New"/>
                <w:color w:val="333333"/>
                <w:sz w:val="20"/>
                <w:szCs w:val="20"/>
                <w:rtl w:val="0"/>
              </w:rPr>
              <w:t xml:space="preserve">(</w:t>
            </w:r>
            <w:hyperlink r:id="rId36">
              <w:r w:rsidDel="00000000" w:rsidR="00000000" w:rsidRPr="00000000">
                <w:rPr>
                  <w:rFonts w:ascii="Courier New" w:cs="Courier New" w:eastAsia="Courier New" w:hAnsi="Courier New"/>
                  <w:color w:val="003399"/>
                  <w:sz w:val="20"/>
                  <w:szCs w:val="20"/>
                  <w:u w:val="single"/>
                  <w:rtl w:val="0"/>
                </w:rPr>
                <w:t xml:space="preserve">Object</w:t>
              </w:r>
            </w:hyperlink>
            <w:r w:rsidDel="00000000" w:rsidR="00000000" w:rsidRPr="00000000">
              <w:rPr>
                <w:rFonts w:ascii="Courier New" w:cs="Courier New" w:eastAsia="Courier New" w:hAnsi="Courier New"/>
                <w:color w:val="333333"/>
                <w:sz w:val="20"/>
                <w:szCs w:val="20"/>
                <w:rtl w:val="0"/>
              </w:rPr>
              <w:t xml:space="preserve"> object)</w:t>
            </w:r>
            <w:r w:rsidDel="00000000" w:rsidR="00000000" w:rsidRPr="00000000">
              <w:rPr>
                <w:rFonts w:ascii="Verdana" w:cs="Verdana" w:eastAsia="Verdana" w:hAnsi="Verdana"/>
                <w:color w:val="333333"/>
                <w:sz w:val="18"/>
                <w:szCs w:val="18"/>
                <w:rtl w:val="0"/>
              </w:rPr>
              <w:br w:type="textWrapping"/>
              <w:t xml:space="preserve">          Remove this instance from the session cache.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tcPr>
          <w:p w:rsidR="00000000" w:rsidDel="00000000" w:rsidP="00000000" w:rsidRDefault="00000000" w:rsidRPr="00000000" w14:paraId="0000005D">
            <w:pPr>
              <w:spacing w:after="0" w:lineRule="auto"/>
              <w:jc w:val="right"/>
              <w:rPr>
                <w:rFonts w:ascii="Verdana" w:cs="Verdana" w:eastAsia="Verdana" w:hAnsi="Verdana"/>
                <w:color w:val="333333"/>
                <w:sz w:val="18"/>
                <w:szCs w:val="18"/>
              </w:rPr>
            </w:pPr>
            <w:r w:rsidDel="00000000" w:rsidR="00000000" w:rsidRPr="00000000">
              <w:rPr>
                <w:rFonts w:ascii="Courier New" w:cs="Courier New" w:eastAsia="Courier New" w:hAnsi="Courier New"/>
                <w:color w:val="333333"/>
                <w:sz w:val="20"/>
                <w:szCs w:val="20"/>
                <w:rtl w:val="0"/>
              </w:rPr>
              <w:t xml:space="preserve"> void</w:t>
            </w:r>
            <w:r w:rsidDel="00000000" w:rsidR="00000000" w:rsidRPr="00000000">
              <w:rPr>
                <w:rtl w:val="0"/>
              </w:rPr>
            </w:r>
          </w:p>
        </w:tc>
        <w:tc>
          <w:tcPr>
            <w:gridSpan w:val="2"/>
            <w:tcBorders>
              <w:top w:color="000000" w:space="0" w:sz="6" w:val="single"/>
              <w:left w:color="000000" w:space="0" w:sz="6" w:val="single"/>
              <w:bottom w:color="000000" w:space="0" w:sz="6" w:val="single"/>
              <w:right w:color="000000" w:space="0" w:sz="6" w:val="single"/>
            </w:tcBorders>
            <w:shd w:fill="ffffff" w:val="clear"/>
            <w:tcMar>
              <w:top w:w="30.0" w:type="dxa"/>
              <w:left w:w="150.0" w:type="dxa"/>
              <w:bottom w:w="30.0" w:type="dxa"/>
              <w:right w:w="30.0" w:type="dxa"/>
            </w:tcMar>
            <w:vAlign w:val="center"/>
          </w:tcPr>
          <w:p w:rsidR="00000000" w:rsidDel="00000000" w:rsidP="00000000" w:rsidRDefault="00000000" w:rsidRPr="00000000" w14:paraId="0000005E">
            <w:pPr>
              <w:spacing w:after="0" w:lineRule="auto"/>
              <w:rPr>
                <w:rFonts w:ascii="Verdana" w:cs="Verdana" w:eastAsia="Verdana" w:hAnsi="Verdana"/>
                <w:color w:val="333333"/>
                <w:sz w:val="18"/>
                <w:szCs w:val="18"/>
              </w:rPr>
            </w:pPr>
            <w:hyperlink r:id="rId37">
              <w:r w:rsidDel="00000000" w:rsidR="00000000" w:rsidRPr="00000000">
                <w:rPr>
                  <w:rFonts w:ascii="Courier New" w:cs="Courier New" w:eastAsia="Courier New" w:hAnsi="Courier New"/>
                  <w:b w:val="1"/>
                  <w:bCs w:val="1"/>
                  <w:color w:val="003399"/>
                  <w:sz w:val="20"/>
                  <w:szCs w:val="20"/>
                  <w:u w:val="single"/>
                  <w:rtl w:val="0"/>
                </w:rPr>
                <w:t xml:space="preserve">flush</w:t>
              </w:r>
            </w:hyperlink>
            <w:r w:rsidDel="00000000" w:rsidR="00000000" w:rsidRPr="00000000">
              <w:rPr>
                <w:rFonts w:ascii="Courier New" w:cs="Courier New" w:eastAsia="Courier New" w:hAnsi="Courier New"/>
                <w:color w:val="333333"/>
                <w:sz w:val="20"/>
                <w:szCs w:val="20"/>
                <w:rtl w:val="0"/>
              </w:rPr>
              <w:t xml:space="preserve">()</w:t>
            </w:r>
            <w:r w:rsidDel="00000000" w:rsidR="00000000" w:rsidRPr="00000000">
              <w:rPr>
                <w:rFonts w:ascii="Verdana" w:cs="Verdana" w:eastAsia="Verdana" w:hAnsi="Verdana"/>
                <w:color w:val="333333"/>
                <w:sz w:val="18"/>
                <w:szCs w:val="18"/>
                <w:rtl w:val="0"/>
              </w:rPr>
              <w:br w:type="textWrapping"/>
              <w:t xml:space="preserve">          Force this session to flush.</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color w:val="00b050"/>
          <w:sz w:val="32"/>
          <w:szCs w:val="32"/>
        </w:rPr>
      </w:pPr>
      <w:r w:rsidDel="00000000" w:rsidR="00000000" w:rsidRPr="00000000">
        <w:rPr>
          <w:color w:val="00b050"/>
          <w:sz w:val="32"/>
          <w:szCs w:val="32"/>
          <w:rtl w:val="0"/>
        </w:rPr>
        <w:t xml:space="preserve">Transaction</w:t>
      </w:r>
    </w:p>
    <w:p w:rsidR="00000000" w:rsidDel="00000000" w:rsidP="00000000" w:rsidRDefault="00000000" w:rsidRPr="00000000" w14:paraId="0000006A">
      <w:pPr>
        <w:rPr/>
      </w:pPr>
      <w:r w:rsidDel="00000000" w:rsidR="00000000" w:rsidRPr="00000000">
        <w:rPr>
          <w:rtl w:val="0"/>
        </w:rPr>
        <w:t xml:space="preserve">public interface Transaction</w:t>
      </w:r>
    </w:p>
    <w:p w:rsidR="00000000" w:rsidDel="00000000" w:rsidP="00000000" w:rsidRDefault="00000000" w:rsidRPr="00000000" w14:paraId="0000006B">
      <w:pPr>
        <w:rPr/>
      </w:pPr>
      <w:r w:rsidDel="00000000" w:rsidR="00000000" w:rsidRPr="00000000">
        <w:rPr>
          <w:rtl w:val="0"/>
        </w:rPr>
        <w:t xml:space="preserve">                        extends </w:t>
      </w:r>
      <w:hyperlink r:id="rId38">
        <w:r w:rsidDel="00000000" w:rsidR="00000000" w:rsidRPr="00000000">
          <w:rPr>
            <w:rtl w:val="0"/>
          </w:rPr>
          <w:t xml:space="preserve">EntityTransaction</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Hibernate, a transaction is linked to a Session and usually starts when beginTransaction() is called.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7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One session can handle multiple transactions one after another, but at any given time, only one transaction can remain active (uncommitted) within a session.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center"/>
        <w:rPr>
          <w:rFonts w:ascii="Calibri" w:cs="Calibri" w:eastAsia="Calibri" w:hAnsi="Calibri"/>
          <w:b w:val="0"/>
          <w:bCs w:val="0"/>
          <w:i w:val="0"/>
          <w:iCs w:val="0"/>
          <w:smallCaps w:val="0"/>
          <w:strike w:val="0"/>
          <w:color w:val="ff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center"/>
        <w:rPr>
          <w:rFonts w:ascii="Calibri" w:cs="Calibri" w:eastAsia="Calibri" w:hAnsi="Calibri"/>
          <w:b w:val="0"/>
          <w:bCs w:val="0"/>
          <w:i w:val="0"/>
          <w:iCs w:val="0"/>
          <w:smallCaps w:val="0"/>
          <w:strike w:val="0"/>
          <w:color w:val="ff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center"/>
        <w:rPr>
          <w:rFonts w:ascii="Calibri" w:cs="Calibri" w:eastAsia="Calibri" w:hAnsi="Calibri"/>
          <w:b w:val="0"/>
          <w:bCs w:val="0"/>
          <w:i w:val="0"/>
          <w:iCs w:val="0"/>
          <w:smallCaps w:val="0"/>
          <w:strike w:val="0"/>
          <w:color w:val="ff0000"/>
          <w:sz w:val="36"/>
          <w:szCs w:val="36"/>
          <w:u w:val="none"/>
          <w:shd w:fill="auto" w:val="clear"/>
          <w:vertAlign w:val="baseline"/>
        </w:rPr>
      </w:pPr>
      <w:r w:rsidDel="00000000" w:rsidR="00000000" w:rsidRPr="00000000">
        <w:rPr>
          <w:rFonts w:ascii="Calibri" w:cs="Calibri" w:eastAsia="Calibri" w:hAnsi="Calibri"/>
          <w:b w:val="0"/>
          <w:bCs w:val="0"/>
          <w:i w:val="0"/>
          <w:iCs w:val="0"/>
          <w:smallCaps w:val="0"/>
          <w:strike w:val="0"/>
          <w:color w:val="ff0000"/>
          <w:sz w:val="36"/>
          <w:szCs w:val="36"/>
          <w:u w:val="none"/>
          <w:shd w:fill="auto" w:val="clear"/>
          <w:vertAlign w:val="baseline"/>
          <w:rtl w:val="0"/>
        </w:rPr>
        <w:t xml:space="preserve">Hibernate Caching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Hibernate caching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193"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Hibernate ORM, caching is used to reduce repeated database access and improve application performance. </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Hibernate mainly uses two types:</w:t>
      </w:r>
    </w:p>
    <w:p w:rsidR="00000000" w:rsidDel="00000000" w:rsidP="00000000" w:rsidRDefault="00000000" w:rsidRPr="00000000" w14:paraId="0000007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 first-level cache </w:t>
      </w:r>
    </w:p>
    <w:p w:rsidR="00000000" w:rsidDel="00000000" w:rsidP="00000000" w:rsidRDefault="00000000" w:rsidRPr="00000000" w14:paraId="000000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2160" w:right="0" w:hanging="360"/>
        <w:jc w:val="left"/>
        <w:rPr>
          <w:rFonts w:ascii="Calibri" w:cs="Calibri" w:eastAsia="Calibri" w:hAnsi="Calibri"/>
          <w:b w:val="0"/>
          <w:bCs w:val="0"/>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 second-level cache.</w:t>
      </w:r>
    </w:p>
    <w:p w:rsidR="00000000" w:rsidDel="00000000" w:rsidP="00000000" w:rsidRDefault="00000000" w:rsidRPr="00000000" w14:paraId="00000077">
      <w:pPr>
        <w:rPr>
          <w:b w:val="1"/>
          <w:bCs w:val="1"/>
          <w:color w:val="000000"/>
          <w:sz w:val="28"/>
          <w:szCs w:val="28"/>
        </w:rPr>
      </w:pPr>
      <w:r w:rsidDel="00000000" w:rsidR="00000000" w:rsidRPr="00000000">
        <w:rPr>
          <w:b w:val="1"/>
          <w:bCs w:val="1"/>
          <w:color w:val="00b050"/>
          <w:sz w:val="28"/>
          <w:szCs w:val="28"/>
          <w:rtl w:val="0"/>
        </w:rPr>
        <w:t xml:space="preserve">   The first-level cache :</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93"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first-level cache is automatically available and works at the session level. </w:t>
      </w:r>
    </w:p>
    <w:p w:rsidR="00000000" w:rsidDel="00000000" w:rsidP="00000000" w:rsidRDefault="00000000" w:rsidRPr="00000000" w14:paraId="0000007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93"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Whenever an object is loaded from the database in a session, Hibernate stores it in the session cache, so if the same object is requested again within the same session.</w:t>
      </w:r>
    </w:p>
    <w:p w:rsidR="00000000" w:rsidDel="00000000" w:rsidP="00000000" w:rsidRDefault="00000000" w:rsidRPr="00000000" w14:paraId="0000007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193"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Hibernate returns it from memory instead of hitting the database.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In Hibernate, the first-level cache is session-specific and enabled by default</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first-level cache works within one session</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b050"/>
          <w:sz w:val="28"/>
          <w:szCs w:val="28"/>
          <w:u w:val="none"/>
          <w:shd w:fill="auto" w:val="clear"/>
          <w:vertAlign w:val="baseline"/>
          <w:rtl w:val="0"/>
        </w:rPr>
        <w:t xml:space="preserve">first-level cache</w:t>
      </w: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improves performance within a single session</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Cannot be disabled</w:t>
      </w:r>
    </w:p>
    <w:p w:rsidR="00000000" w:rsidDel="00000000" w:rsidP="00000000" w:rsidRDefault="00000000" w:rsidRPr="00000000" w14:paraId="0000007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Faster, but limited to one session only</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1"/>
          <w:bCs w:val="1"/>
          <w:i w:val="0"/>
          <w:iCs w:val="0"/>
          <w:smallCaps w:val="0"/>
          <w:strike w:val="0"/>
          <w:color w:val="00b05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1"/>
          <w:bCs w:val="1"/>
          <w:i w:val="0"/>
          <w:iCs w:val="0"/>
          <w:smallCaps w:val="0"/>
          <w:strike w:val="0"/>
          <w:color w:val="00b05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b050"/>
          <w:sz w:val="28"/>
          <w:szCs w:val="28"/>
          <w:u w:val="none"/>
          <w:shd w:fill="auto" w:val="clear"/>
          <w:vertAlign w:val="baseline"/>
          <w:rtl w:val="0"/>
        </w:rPr>
        <w:t xml:space="preserve">The second-level cache</w:t>
      </w:r>
    </w:p>
    <w:p w:rsidR="00000000" w:rsidDel="00000000" w:rsidP="00000000" w:rsidRDefault="00000000" w:rsidRPr="00000000" w14:paraId="000000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The second-level cache</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is optional and works at the session factory level.</w:t>
      </w:r>
    </w:p>
    <w:p w:rsidR="00000000" w:rsidDel="00000000" w:rsidP="00000000" w:rsidRDefault="00000000" w:rsidRPr="00000000" w14:paraId="000000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It allows data to be shared across multiple sessions, meaning once an object is loaded by one session, another session can reuse the same data without accessing the database again, provided second-level caching is enabled and configured.</w:t>
      </w:r>
    </w:p>
    <w:p w:rsidR="00000000" w:rsidDel="00000000" w:rsidP="00000000" w:rsidRDefault="00000000" w:rsidRPr="00000000" w14:paraId="000000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Not enabled by default</w:t>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Scope: SessionFactory-level (global cache)</w:t>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Requires external cache providers (Ehcache, Infinispan)</w:t>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216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Improves performance in multi-user applications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w:t>
      </w:r>
      <w:r w:rsidDel="00000000" w:rsidR="00000000" w:rsidRPr="00000000">
        <w:rPr>
          <w:rFonts w:ascii="Calibri" w:cs="Calibri" w:eastAsia="Calibri" w:hAnsi="Calibri"/>
          <w:b w:val="1"/>
          <w:bCs w:val="1"/>
          <w:i w:val="0"/>
          <w:iCs w:val="0"/>
          <w:smallCaps w:val="0"/>
          <w:strike w:val="0"/>
          <w:color w:val="00b050"/>
          <w:sz w:val="28"/>
          <w:szCs w:val="28"/>
          <w:u w:val="none"/>
          <w:shd w:fill="auto" w:val="clear"/>
          <w:vertAlign w:val="baseline"/>
          <w:rtl w:val="0"/>
        </w:rPr>
        <w:t xml:space="preserve">second-level cache</w:t>
      </w:r>
      <w:r w:rsidDel="00000000" w:rsidR="00000000" w:rsidRPr="00000000">
        <w:rPr>
          <w:rFonts w:ascii="Calibri" w:cs="Calibri" w:eastAsia="Calibri" w:hAnsi="Calibri"/>
          <w:b w:val="0"/>
          <w:bCs w:val="0"/>
          <w:i w:val="0"/>
          <w:iCs w:val="0"/>
          <w:smallCaps w:val="0"/>
          <w:strike w:val="0"/>
          <w:color w:val="00b050"/>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improves performance across multiple sessions in an application.</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second-level cache is session-factory-specific and optional. </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113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The second-level cache allows data sharing between multiple sessions.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41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D">
      <w:pPr>
        <w:rPr/>
      </w:pPr>
      <w:r w:rsidDel="00000000" w:rsidR="00000000" w:rsidRPr="00000000">
        <w:rPr/>
        <w:drawing>
          <wp:inline distB="0" distT="0" distL="0" distR="0">
            <wp:extent cx="4435543" cy="3338696"/>
            <wp:effectExtent b="0" l="0" r="0" t="0"/>
            <wp:docPr descr="Architecture Hibernate Flow Diagram Session Factory Struts Spring Hibernate  Architecture Shop" id="9" name="image2.jpg"/>
            <a:graphic>
              <a:graphicData uri="http://schemas.openxmlformats.org/drawingml/2006/picture">
                <pic:pic>
                  <pic:nvPicPr>
                    <pic:cNvPr descr="Architecture Hibernate Flow Diagram Session Factory Struts Spring Hibernate  Architecture Shop" id="0" name="image2.jpg"/>
                    <pic:cNvPicPr preferRelativeResize="0"/>
                  </pic:nvPicPr>
                  <pic:blipFill>
                    <a:blip r:embed="rId39"/>
                    <a:srcRect b="0" l="0" r="0" t="0"/>
                    <a:stretch>
                      <a:fillRect/>
                    </a:stretch>
                  </pic:blipFill>
                  <pic:spPr>
                    <a:xfrm>
                      <a:off x="0" y="0"/>
                      <a:ext cx="4435543" cy="3338696"/>
                    </a:xfrm>
                    <a:prstGeom prst="rect"/>
                    <a:ln/>
                  </pic:spPr>
                </pic:pic>
              </a:graphicData>
            </a:graphic>
          </wp:inline>
        </w:drawing>
      </w:r>
      <w:r w:rsidDel="00000000" w:rsidR="00000000" w:rsidRPr="00000000">
        <w:rPr>
          <w:rtl w:val="0"/>
        </w:rPr>
        <w:tab/>
        <w:tab/>
        <w:tab/>
        <w:tab/>
        <w:tab/>
        <w:tab/>
        <w:tab/>
        <w:tab/>
        <w:tab/>
        <w:tab/>
        <w:tab/>
        <w:tab/>
        <w:tab/>
        <w:tab/>
        <w:tab/>
        <w:tab/>
        <w:tab/>
        <w:tab/>
        <w:tab/>
        <w:tab/>
        <w:tab/>
        <w:tab/>
        <w:tab/>
        <w:tab/>
        <w:tab/>
        <w:tab/>
        <w:tab/>
        <w:tab/>
        <w:tab/>
        <w:tab/>
        <w:tab/>
        <w:tab/>
        <w:tab/>
        <w:tab/>
        <w:tab/>
        <w:tab/>
        <w:tab/>
        <w:tab/>
        <w:tab/>
        <w:tab/>
        <w:tab/>
        <w:tab/>
        <w:tab/>
        <w:tab/>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Verdana"/>
  <w:font w:name="Arial"/>
  <w:font w:name="Noto Sans Symbols">
    <w:embedRegular w:fontKey="{00000000-0000-0000-0000-000000000000}" r:id="rId1" w:subsetted="0"/>
    <w:embedBold w:fontKey="{00000000-0000-0000-0000-000000000000}" r:id="rId2" w:subsetted="0"/>
  </w:font>
  <w:font w:name="Bell MT">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1130" w:hanging="360"/>
      </w:pPr>
      <w:rPr>
        <w:rFonts w:ascii="Noto Sans Symbols" w:cs="Noto Sans Symbols" w:eastAsia="Noto Sans Symbols" w:hAnsi="Noto Sans Symbols"/>
      </w:rPr>
    </w:lvl>
    <w:lvl w:ilvl="1">
      <w:start w:val="1"/>
      <w:numFmt w:val="bullet"/>
      <w:lvlText w:val="o"/>
      <w:lvlJc w:val="left"/>
      <w:pPr>
        <w:ind w:left="1850" w:hanging="360"/>
      </w:pPr>
      <w:rPr>
        <w:rFonts w:ascii="Courier New" w:cs="Courier New" w:eastAsia="Courier New" w:hAnsi="Courier New"/>
      </w:rPr>
    </w:lvl>
    <w:lvl w:ilvl="2">
      <w:start w:val="1"/>
      <w:numFmt w:val="bullet"/>
      <w:lvlText w:val="▪"/>
      <w:lvlJc w:val="left"/>
      <w:pPr>
        <w:ind w:left="2570" w:hanging="360"/>
      </w:pPr>
      <w:rPr>
        <w:rFonts w:ascii="Noto Sans Symbols" w:cs="Noto Sans Symbols" w:eastAsia="Noto Sans Symbols" w:hAnsi="Noto Sans Symbols"/>
      </w:rPr>
    </w:lvl>
    <w:lvl w:ilvl="3">
      <w:start w:val="1"/>
      <w:numFmt w:val="bullet"/>
      <w:lvlText w:val="●"/>
      <w:lvlJc w:val="left"/>
      <w:pPr>
        <w:ind w:left="3290" w:hanging="360"/>
      </w:pPr>
      <w:rPr>
        <w:rFonts w:ascii="Noto Sans Symbols" w:cs="Noto Sans Symbols" w:eastAsia="Noto Sans Symbols" w:hAnsi="Noto Sans Symbols"/>
      </w:rPr>
    </w:lvl>
    <w:lvl w:ilvl="4">
      <w:start w:val="1"/>
      <w:numFmt w:val="bullet"/>
      <w:lvlText w:val="o"/>
      <w:lvlJc w:val="left"/>
      <w:pPr>
        <w:ind w:left="4010" w:hanging="360"/>
      </w:pPr>
      <w:rPr>
        <w:rFonts w:ascii="Courier New" w:cs="Courier New" w:eastAsia="Courier New" w:hAnsi="Courier New"/>
      </w:rPr>
    </w:lvl>
    <w:lvl w:ilvl="5">
      <w:start w:val="1"/>
      <w:numFmt w:val="bullet"/>
      <w:lvlText w:val="▪"/>
      <w:lvlJc w:val="left"/>
      <w:pPr>
        <w:ind w:left="4730" w:hanging="360"/>
      </w:pPr>
      <w:rPr>
        <w:rFonts w:ascii="Noto Sans Symbols" w:cs="Noto Sans Symbols" w:eastAsia="Noto Sans Symbols" w:hAnsi="Noto Sans Symbols"/>
      </w:rPr>
    </w:lvl>
    <w:lvl w:ilvl="6">
      <w:start w:val="1"/>
      <w:numFmt w:val="bullet"/>
      <w:lvlText w:val="●"/>
      <w:lvlJc w:val="left"/>
      <w:pPr>
        <w:ind w:left="5450" w:hanging="360"/>
      </w:pPr>
      <w:rPr>
        <w:rFonts w:ascii="Noto Sans Symbols" w:cs="Noto Sans Symbols" w:eastAsia="Noto Sans Symbols" w:hAnsi="Noto Sans Symbols"/>
      </w:rPr>
    </w:lvl>
    <w:lvl w:ilvl="7">
      <w:start w:val="1"/>
      <w:numFmt w:val="bullet"/>
      <w:lvlText w:val="o"/>
      <w:lvlJc w:val="left"/>
      <w:pPr>
        <w:ind w:left="6170" w:hanging="360"/>
      </w:pPr>
      <w:rPr>
        <w:rFonts w:ascii="Courier New" w:cs="Courier New" w:eastAsia="Courier New" w:hAnsi="Courier New"/>
      </w:rPr>
    </w:lvl>
    <w:lvl w:ilvl="8">
      <w:start w:val="1"/>
      <w:numFmt w:val="bullet"/>
      <w:lvlText w:val="▪"/>
      <w:lvlJc w:val="left"/>
      <w:pPr>
        <w:ind w:left="6890" w:hanging="360"/>
      </w:pPr>
      <w:rPr>
        <w:rFonts w:ascii="Noto Sans Symbols" w:cs="Noto Sans Symbols" w:eastAsia="Noto Sans Symbols" w:hAnsi="Noto Sans Symbols"/>
      </w:rPr>
    </w:lvl>
  </w:abstractNum>
  <w:abstractNum w:abstractNumId="3">
    <w:lvl w:ilvl="0">
      <w:start w:val="1"/>
      <w:numFmt w:val="decimal"/>
      <w:lvlText w:val="%1."/>
      <w:lvlJc w:val="left"/>
      <w:pPr>
        <w:ind w:left="770" w:hanging="360"/>
      </w:pPr>
      <w:rPr/>
    </w:lvl>
    <w:lvl w:ilvl="1">
      <w:start w:val="1"/>
      <w:numFmt w:val="lowerLetter"/>
      <w:lvlText w:val="%2."/>
      <w:lvlJc w:val="left"/>
      <w:pPr>
        <w:ind w:left="1490" w:hanging="360"/>
      </w:pPr>
      <w:rPr/>
    </w:lvl>
    <w:lvl w:ilvl="2">
      <w:start w:val="1"/>
      <w:numFmt w:val="lowerRoman"/>
      <w:lvlText w:val="%3."/>
      <w:lvlJc w:val="right"/>
      <w:pPr>
        <w:ind w:left="2210" w:hanging="180"/>
      </w:pPr>
      <w:rPr/>
    </w:lvl>
    <w:lvl w:ilvl="3">
      <w:start w:val="1"/>
      <w:numFmt w:val="decimal"/>
      <w:lvlText w:val="%4."/>
      <w:lvlJc w:val="left"/>
      <w:pPr>
        <w:ind w:left="2930" w:hanging="360"/>
      </w:pPr>
      <w:rPr/>
    </w:lvl>
    <w:lvl w:ilvl="4">
      <w:start w:val="1"/>
      <w:numFmt w:val="lowerLetter"/>
      <w:lvlText w:val="%5."/>
      <w:lvlJc w:val="left"/>
      <w:pPr>
        <w:ind w:left="3650" w:hanging="360"/>
      </w:pPr>
      <w:rPr/>
    </w:lvl>
    <w:lvl w:ilvl="5">
      <w:start w:val="1"/>
      <w:numFmt w:val="lowerRoman"/>
      <w:lvlText w:val="%6."/>
      <w:lvlJc w:val="right"/>
      <w:pPr>
        <w:ind w:left="4370" w:hanging="180"/>
      </w:pPr>
      <w:rPr/>
    </w:lvl>
    <w:lvl w:ilvl="6">
      <w:start w:val="1"/>
      <w:numFmt w:val="decimal"/>
      <w:lvlText w:val="%7."/>
      <w:lvlJc w:val="left"/>
      <w:pPr>
        <w:ind w:left="5090" w:hanging="360"/>
      </w:pPr>
      <w:rPr/>
    </w:lvl>
    <w:lvl w:ilvl="7">
      <w:start w:val="1"/>
      <w:numFmt w:val="lowerLetter"/>
      <w:lvlText w:val="%8."/>
      <w:lvlJc w:val="left"/>
      <w:pPr>
        <w:ind w:left="5810" w:hanging="360"/>
      </w:pPr>
      <w:rPr/>
    </w:lvl>
    <w:lvl w:ilvl="8">
      <w:start w:val="1"/>
      <w:numFmt w:val="lowerRoman"/>
      <w:lvlText w:val="%9."/>
      <w:lvlJc w:val="right"/>
      <w:pPr>
        <w:ind w:left="6530" w:hanging="180"/>
      </w:pPr>
      <w:rPr/>
    </w:lvl>
  </w:abstractNum>
  <w:abstractNum w:abstractNumId="4">
    <w:lvl w:ilvl="0">
      <w:start w:val="1"/>
      <w:numFmt w:val="bullet"/>
      <w:lvlText w:val="•"/>
      <w:lvlJc w:val="left"/>
      <w:pPr>
        <w:ind w:left="0" w:firstLine="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2160" w:hanging="360"/>
      </w:pPr>
      <w:rPr/>
    </w:lvl>
    <w:lvl w:ilvl="1">
      <w:start w:val="1"/>
      <w:numFmt w:val="lowerLetter"/>
      <w:lvlText w:val="%2."/>
      <w:lvlJc w:val="left"/>
      <w:pPr>
        <w:ind w:left="2880" w:hanging="360"/>
      </w:pPr>
      <w:rPr/>
    </w:lvl>
    <w:lvl w:ilvl="2">
      <w:start w:val="1"/>
      <w:numFmt w:val="lowerRoman"/>
      <w:lvlText w:val="%3."/>
      <w:lvlJc w:val="right"/>
      <w:pPr>
        <w:ind w:left="3600" w:hanging="180"/>
      </w:pPr>
      <w:rPr/>
    </w:lvl>
    <w:lvl w:ilvl="3">
      <w:start w:val="1"/>
      <w:numFmt w:val="decimal"/>
      <w:lvlText w:val="%4."/>
      <w:lvlJc w:val="left"/>
      <w:pPr>
        <w:ind w:left="4320" w:hanging="360"/>
      </w:pPr>
      <w:rPr/>
    </w:lvl>
    <w:lvl w:ilvl="4">
      <w:start w:val="1"/>
      <w:numFmt w:val="lowerLetter"/>
      <w:lvlText w:val="%5."/>
      <w:lvlJc w:val="left"/>
      <w:pPr>
        <w:ind w:left="5040" w:hanging="360"/>
      </w:pPr>
      <w:rPr/>
    </w:lvl>
    <w:lvl w:ilvl="5">
      <w:start w:val="1"/>
      <w:numFmt w:val="lowerRoman"/>
      <w:lvlText w:val="%6."/>
      <w:lvlJc w:val="right"/>
      <w:pPr>
        <w:ind w:left="5760" w:hanging="180"/>
      </w:pPr>
      <w:rPr/>
    </w:lvl>
    <w:lvl w:ilvl="6">
      <w:start w:val="1"/>
      <w:numFmt w:val="decimal"/>
      <w:lvlText w:val="%7."/>
      <w:lvlJc w:val="left"/>
      <w:pPr>
        <w:ind w:left="6480" w:hanging="360"/>
      </w:pPr>
      <w:rPr/>
    </w:lvl>
    <w:lvl w:ilvl="7">
      <w:start w:val="1"/>
      <w:numFmt w:val="lowerLetter"/>
      <w:lvlText w:val="%8."/>
      <w:lvlJc w:val="left"/>
      <w:pPr>
        <w:ind w:left="7200" w:hanging="360"/>
      </w:pPr>
      <w:rPr/>
    </w:lvl>
    <w:lvl w:ilvl="8">
      <w:start w:val="1"/>
      <w:numFmt w:val="lowerRoman"/>
      <w:lvlText w:val="%9."/>
      <w:lvlJc w:val="right"/>
      <w:pPr>
        <w:ind w:left="7920" w:hanging="180"/>
      </w:pPr>
      <w:rPr/>
    </w:lvl>
  </w:abstractNum>
  <w:abstractNum w:abstractNumId="8">
    <w:lvl w:ilvl="0">
      <w:start w:val="1"/>
      <w:numFmt w:val="bullet"/>
      <w:lvlText w:val="●"/>
      <w:lvlJc w:val="left"/>
      <w:pPr>
        <w:ind w:left="1193" w:hanging="360"/>
      </w:pPr>
      <w:rPr>
        <w:rFonts w:ascii="Noto Sans Symbols" w:cs="Noto Sans Symbols" w:eastAsia="Noto Sans Symbols" w:hAnsi="Noto Sans Symbols"/>
      </w:rPr>
    </w:lvl>
    <w:lvl w:ilvl="1">
      <w:start w:val="1"/>
      <w:numFmt w:val="bullet"/>
      <w:lvlText w:val="o"/>
      <w:lvlJc w:val="left"/>
      <w:pPr>
        <w:ind w:left="1913" w:hanging="360"/>
      </w:pPr>
      <w:rPr>
        <w:rFonts w:ascii="Courier New" w:cs="Courier New" w:eastAsia="Courier New" w:hAnsi="Courier New"/>
      </w:rPr>
    </w:lvl>
    <w:lvl w:ilvl="2">
      <w:start w:val="1"/>
      <w:numFmt w:val="bullet"/>
      <w:lvlText w:val="▪"/>
      <w:lvlJc w:val="left"/>
      <w:pPr>
        <w:ind w:left="2633" w:hanging="360"/>
      </w:pPr>
      <w:rPr>
        <w:rFonts w:ascii="Noto Sans Symbols" w:cs="Noto Sans Symbols" w:eastAsia="Noto Sans Symbols" w:hAnsi="Noto Sans Symbols"/>
      </w:rPr>
    </w:lvl>
    <w:lvl w:ilvl="3">
      <w:start w:val="1"/>
      <w:numFmt w:val="bullet"/>
      <w:lvlText w:val="●"/>
      <w:lvlJc w:val="left"/>
      <w:pPr>
        <w:ind w:left="3353" w:hanging="360"/>
      </w:pPr>
      <w:rPr>
        <w:rFonts w:ascii="Noto Sans Symbols" w:cs="Noto Sans Symbols" w:eastAsia="Noto Sans Symbols" w:hAnsi="Noto Sans Symbols"/>
      </w:rPr>
    </w:lvl>
    <w:lvl w:ilvl="4">
      <w:start w:val="1"/>
      <w:numFmt w:val="bullet"/>
      <w:lvlText w:val="o"/>
      <w:lvlJc w:val="left"/>
      <w:pPr>
        <w:ind w:left="4073" w:hanging="360"/>
      </w:pPr>
      <w:rPr>
        <w:rFonts w:ascii="Courier New" w:cs="Courier New" w:eastAsia="Courier New" w:hAnsi="Courier New"/>
      </w:rPr>
    </w:lvl>
    <w:lvl w:ilvl="5">
      <w:start w:val="1"/>
      <w:numFmt w:val="bullet"/>
      <w:lvlText w:val="▪"/>
      <w:lvlJc w:val="left"/>
      <w:pPr>
        <w:ind w:left="4793" w:hanging="360"/>
      </w:pPr>
      <w:rPr>
        <w:rFonts w:ascii="Noto Sans Symbols" w:cs="Noto Sans Symbols" w:eastAsia="Noto Sans Symbols" w:hAnsi="Noto Sans Symbols"/>
      </w:rPr>
    </w:lvl>
    <w:lvl w:ilvl="6">
      <w:start w:val="1"/>
      <w:numFmt w:val="bullet"/>
      <w:lvlText w:val="●"/>
      <w:lvlJc w:val="left"/>
      <w:pPr>
        <w:ind w:left="5513" w:hanging="360"/>
      </w:pPr>
      <w:rPr>
        <w:rFonts w:ascii="Noto Sans Symbols" w:cs="Noto Sans Symbols" w:eastAsia="Noto Sans Symbols" w:hAnsi="Noto Sans Symbols"/>
      </w:rPr>
    </w:lvl>
    <w:lvl w:ilvl="7">
      <w:start w:val="1"/>
      <w:numFmt w:val="bullet"/>
      <w:lvlText w:val="o"/>
      <w:lvlJc w:val="left"/>
      <w:pPr>
        <w:ind w:left="6233" w:hanging="360"/>
      </w:pPr>
      <w:rPr>
        <w:rFonts w:ascii="Courier New" w:cs="Courier New" w:eastAsia="Courier New" w:hAnsi="Courier New"/>
      </w:rPr>
    </w:lvl>
    <w:lvl w:ilvl="8">
      <w:start w:val="1"/>
      <w:numFmt w:val="bullet"/>
      <w:lvlText w:val="▪"/>
      <w:lvlJc w:val="left"/>
      <w:pPr>
        <w:ind w:left="6953" w:hanging="360"/>
      </w:pPr>
      <w:rPr>
        <w:rFonts w:ascii="Noto Sans Symbols" w:cs="Noto Sans Symbols" w:eastAsia="Noto Sans Symbols" w:hAnsi="Noto Sans Symbols"/>
      </w:rPr>
    </w:lvl>
  </w:abstractNum>
  <w:abstractNum w:abstractNumId="9">
    <w:lvl w:ilvl="0">
      <w:start w:val="1"/>
      <w:numFmt w:val="decimal"/>
      <w:lvlText w:val="%1."/>
      <w:lvlJc w:val="left"/>
      <w:pPr>
        <w:ind w:left="1080" w:hanging="360"/>
      </w:pPr>
      <w:rPr/>
    </w:lvl>
    <w:lvl w:ilvl="1">
      <w:start w:val="1"/>
      <w:numFmt w:val="lowerLetter"/>
      <w:lvlText w:val="%2."/>
      <w:lvlJc w:val="left"/>
      <w:pPr>
        <w:ind w:left="360" w:hanging="360"/>
      </w:pPr>
      <w:rPr/>
    </w:lvl>
    <w:lvl w:ilvl="2">
      <w:start w:val="1"/>
      <w:numFmt w:val="lowerRoman"/>
      <w:lvlText w:val="%3."/>
      <w:lvlJc w:val="right"/>
      <w:pPr>
        <w:ind w:left="1080" w:hanging="180"/>
      </w:pPr>
      <w:rPr/>
    </w:lvl>
    <w:lvl w:ilvl="3">
      <w:start w:val="1"/>
      <w:numFmt w:val="decimal"/>
      <w:lvlText w:val="%4."/>
      <w:lvlJc w:val="left"/>
      <w:pPr>
        <w:ind w:left="1800" w:hanging="360"/>
      </w:pPr>
      <w:rPr/>
    </w:lvl>
    <w:lvl w:ilvl="4">
      <w:start w:val="1"/>
      <w:numFmt w:val="lowerLetter"/>
      <w:lvlText w:val="%5."/>
      <w:lvlJc w:val="left"/>
      <w:pPr>
        <w:ind w:left="2520" w:hanging="360"/>
      </w:pPr>
      <w:rPr/>
    </w:lvl>
    <w:lvl w:ilvl="5">
      <w:start w:val="1"/>
      <w:numFmt w:val="lowerRoman"/>
      <w:lvlText w:val="%6."/>
      <w:lvlJc w:val="right"/>
      <w:pPr>
        <w:ind w:left="3240" w:hanging="180"/>
      </w:pPr>
      <w:rPr/>
    </w:lvl>
    <w:lvl w:ilvl="6">
      <w:start w:val="1"/>
      <w:numFmt w:val="decimal"/>
      <w:lvlText w:val="%7."/>
      <w:lvlJc w:val="left"/>
      <w:pPr>
        <w:ind w:left="3960" w:hanging="360"/>
      </w:pPr>
      <w:rPr/>
    </w:lvl>
    <w:lvl w:ilvl="7">
      <w:start w:val="1"/>
      <w:numFmt w:val="lowerLetter"/>
      <w:lvlText w:val="%8."/>
      <w:lvlJc w:val="left"/>
      <w:pPr>
        <w:ind w:left="4680" w:hanging="360"/>
      </w:pPr>
      <w:rPr/>
    </w:lvl>
    <w:lvl w:ilvl="8">
      <w:start w:val="1"/>
      <w:numFmt w:val="lowerRoman"/>
      <w:lvlText w:val="%9."/>
      <w:lvlJc w:val="right"/>
      <w:pPr>
        <w:ind w:left="5400" w:hanging="180"/>
      </w:pPr>
      <w:rPr/>
    </w:lvl>
  </w:abstractNum>
  <w:abstractNum w:abstractNumId="10">
    <w:lvl w:ilvl="0">
      <w:start w:val="1"/>
      <w:numFmt w:val="bullet"/>
      <w:lvlText w:val="⮚"/>
      <w:lvlJc w:val="left"/>
      <w:pPr>
        <w:ind w:left="1130" w:hanging="360"/>
      </w:pPr>
      <w:rPr>
        <w:rFonts w:ascii="Noto Sans Symbols" w:cs="Noto Sans Symbols" w:eastAsia="Noto Sans Symbols" w:hAnsi="Noto Sans Symbols"/>
      </w:rPr>
    </w:lvl>
    <w:lvl w:ilvl="1">
      <w:start w:val="1"/>
      <w:numFmt w:val="bullet"/>
      <w:lvlText w:val="o"/>
      <w:lvlJc w:val="left"/>
      <w:pPr>
        <w:ind w:left="1850" w:hanging="360"/>
      </w:pPr>
      <w:rPr>
        <w:rFonts w:ascii="Courier New" w:cs="Courier New" w:eastAsia="Courier New" w:hAnsi="Courier New"/>
      </w:rPr>
    </w:lvl>
    <w:lvl w:ilvl="2">
      <w:start w:val="1"/>
      <w:numFmt w:val="bullet"/>
      <w:lvlText w:val="▪"/>
      <w:lvlJc w:val="left"/>
      <w:pPr>
        <w:ind w:left="2570" w:hanging="360"/>
      </w:pPr>
      <w:rPr>
        <w:rFonts w:ascii="Noto Sans Symbols" w:cs="Noto Sans Symbols" w:eastAsia="Noto Sans Symbols" w:hAnsi="Noto Sans Symbols"/>
      </w:rPr>
    </w:lvl>
    <w:lvl w:ilvl="3">
      <w:start w:val="1"/>
      <w:numFmt w:val="bullet"/>
      <w:lvlText w:val="●"/>
      <w:lvlJc w:val="left"/>
      <w:pPr>
        <w:ind w:left="3290" w:hanging="360"/>
      </w:pPr>
      <w:rPr>
        <w:rFonts w:ascii="Noto Sans Symbols" w:cs="Noto Sans Symbols" w:eastAsia="Noto Sans Symbols" w:hAnsi="Noto Sans Symbols"/>
      </w:rPr>
    </w:lvl>
    <w:lvl w:ilvl="4">
      <w:start w:val="1"/>
      <w:numFmt w:val="bullet"/>
      <w:lvlText w:val="o"/>
      <w:lvlJc w:val="left"/>
      <w:pPr>
        <w:ind w:left="4010" w:hanging="360"/>
      </w:pPr>
      <w:rPr>
        <w:rFonts w:ascii="Courier New" w:cs="Courier New" w:eastAsia="Courier New" w:hAnsi="Courier New"/>
      </w:rPr>
    </w:lvl>
    <w:lvl w:ilvl="5">
      <w:start w:val="1"/>
      <w:numFmt w:val="bullet"/>
      <w:lvlText w:val="▪"/>
      <w:lvlJc w:val="left"/>
      <w:pPr>
        <w:ind w:left="4730" w:hanging="360"/>
      </w:pPr>
      <w:rPr>
        <w:rFonts w:ascii="Noto Sans Symbols" w:cs="Noto Sans Symbols" w:eastAsia="Noto Sans Symbols" w:hAnsi="Noto Sans Symbols"/>
      </w:rPr>
    </w:lvl>
    <w:lvl w:ilvl="6">
      <w:start w:val="1"/>
      <w:numFmt w:val="bullet"/>
      <w:lvlText w:val="●"/>
      <w:lvlJc w:val="left"/>
      <w:pPr>
        <w:ind w:left="5450" w:hanging="360"/>
      </w:pPr>
      <w:rPr>
        <w:rFonts w:ascii="Noto Sans Symbols" w:cs="Noto Sans Symbols" w:eastAsia="Noto Sans Symbols" w:hAnsi="Noto Sans Symbols"/>
      </w:rPr>
    </w:lvl>
    <w:lvl w:ilvl="7">
      <w:start w:val="1"/>
      <w:numFmt w:val="bullet"/>
      <w:lvlText w:val="o"/>
      <w:lvlJc w:val="left"/>
      <w:pPr>
        <w:ind w:left="6170" w:hanging="360"/>
      </w:pPr>
      <w:rPr>
        <w:rFonts w:ascii="Courier New" w:cs="Courier New" w:eastAsia="Courier New" w:hAnsi="Courier New"/>
      </w:rPr>
    </w:lvl>
    <w:lvl w:ilvl="8">
      <w:start w:val="1"/>
      <w:numFmt w:val="bullet"/>
      <w:lvlText w:val="▪"/>
      <w:lvlJc w:val="left"/>
      <w:pPr>
        <w:ind w:left="689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2F346D"/>
    <w:pPr>
      <w:ind w:left="720"/>
      <w:contextualSpacing w:val="1"/>
    </w:pPr>
  </w:style>
  <w:style w:type="paragraph" w:styleId="Default" w:customStyle="1">
    <w:name w:val="Default"/>
    <w:rsid w:val="002F346D"/>
    <w:pPr>
      <w:autoSpaceDE w:val="0"/>
      <w:autoSpaceDN w:val="0"/>
      <w:adjustRightInd w:val="0"/>
      <w:spacing w:after="0" w:line="240" w:lineRule="auto"/>
    </w:pPr>
    <w:rPr>
      <w:rFonts w:ascii="Bell MT" w:cs="Bell MT" w:hAnsi="Bell MT"/>
      <w:color w:val="000000"/>
      <w:sz w:val="24"/>
      <w:szCs w:val="24"/>
    </w:rPr>
  </w:style>
  <w:style w:type="character" w:styleId="Hyperlink">
    <w:name w:val="Hyperlink"/>
    <w:basedOn w:val="DefaultParagraphFont"/>
    <w:uiPriority w:val="99"/>
    <w:unhideWhenUsed w:val="1"/>
    <w:rsid w:val="002F346D"/>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30.0" w:type="dxa"/>
        <w:left w:w="30.0" w:type="dxa"/>
        <w:bottom w:w="30.0" w:type="dxa"/>
        <w:right w:w="3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java.sun.com/j2se/1.5.0/docs/api/java/io/Serializable.html?is-external=true" TargetMode="External"/><Relationship Id="rId22" Type="http://schemas.openxmlformats.org/officeDocument/2006/relationships/hyperlink" Target="https://docs.hibernate.org/orm/3.5/api/org/hibernate/Session.html#save(java.lang.Object)" TargetMode="External"/><Relationship Id="rId21" Type="http://schemas.openxmlformats.org/officeDocument/2006/relationships/hyperlink" Target="http://java.sun.com/j2se/1.5.0/docs/api/java/io/Serializable.html?is-external=true" TargetMode="External"/><Relationship Id="rId24" Type="http://schemas.openxmlformats.org/officeDocument/2006/relationships/hyperlink" Target="http://java.sun.com/j2se/1.5.0/docs/api/java/lang/Object.html?is-external=true" TargetMode="External"/><Relationship Id="rId23" Type="http://schemas.openxmlformats.org/officeDocument/2006/relationships/hyperlink" Target="http://java.sun.com/j2se/1.5.0/docs/api/java/lang/Object.html?is-external=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hyperlink" Target="http://java.sun.com/j2se/1.5.0/docs/api/java/lang/Class.html?is-external=true" TargetMode="External"/><Relationship Id="rId25" Type="http://schemas.openxmlformats.org/officeDocument/2006/relationships/hyperlink" Target="https://docs.hibernate.org/orm/3.5/api/org/hibernate/Session.html#get(java.lang.Class,%20java.io.Serializable)" TargetMode="External"/><Relationship Id="rId28" Type="http://schemas.openxmlformats.org/officeDocument/2006/relationships/hyperlink" Target="http://java.sun.com/j2se/1.5.0/docs/api/java/lang/Object.html?is-external=true" TargetMode="External"/><Relationship Id="rId27" Type="http://schemas.openxmlformats.org/officeDocument/2006/relationships/hyperlink" Target="http://java.sun.com/j2se/1.5.0/docs/api/java/io/Serializable.html?is-external=true"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hibernate.org/orm/3.5/api/org/hibernate/Session.html#load(java.lang.Class,%20java.io.Serializable)" TargetMode="External"/><Relationship Id="rId7" Type="http://schemas.openxmlformats.org/officeDocument/2006/relationships/image" Target="media/image1.png"/><Relationship Id="rId8" Type="http://schemas.openxmlformats.org/officeDocument/2006/relationships/image" Target="media/image4.jpg"/><Relationship Id="rId31" Type="http://schemas.openxmlformats.org/officeDocument/2006/relationships/hyperlink" Target="http://java.sun.com/j2se/1.5.0/docs/api/java/io/Serializable.html?is-external=true" TargetMode="External"/><Relationship Id="rId30" Type="http://schemas.openxmlformats.org/officeDocument/2006/relationships/hyperlink" Target="http://java.sun.com/j2se/1.5.0/docs/api/java/lang/Class.html?is-external=true" TargetMode="External"/><Relationship Id="rId11" Type="http://schemas.openxmlformats.org/officeDocument/2006/relationships/hyperlink" Target="http://java.sun.com/j2se/1.5.0/docs/api/java/io/Serializable.html?is-external=true" TargetMode="External"/><Relationship Id="rId33" Type="http://schemas.openxmlformats.org/officeDocument/2006/relationships/hyperlink" Target="https://docs.hibernate.org/orm/3.5/api/org/hibernate/Session.html#merge(java.lang.Object)" TargetMode="External"/><Relationship Id="rId10" Type="http://schemas.openxmlformats.org/officeDocument/2006/relationships/hyperlink" Target="http://java.sun.com/j2se/1.5.0/docs/api/java/lang/Object.html?is-external=true" TargetMode="External"/><Relationship Id="rId32" Type="http://schemas.openxmlformats.org/officeDocument/2006/relationships/hyperlink" Target="http://java.sun.com/j2se/1.5.0/docs/api/java/lang/Object.html?is-external=true" TargetMode="External"/><Relationship Id="rId13" Type="http://schemas.openxmlformats.org/officeDocument/2006/relationships/hyperlink" Target="https://docs.oracle.com/en/java/javase/11/docs/api/java.base/java/io/Serializable.html?is-external=true" TargetMode="External"/><Relationship Id="rId35" Type="http://schemas.openxmlformats.org/officeDocument/2006/relationships/hyperlink" Target="https://docs.hibernate.org/orm/3.5/api/org/hibernate/Session.html#evict(java.lang.Object)" TargetMode="External"/><Relationship Id="rId12" Type="http://schemas.openxmlformats.org/officeDocument/2006/relationships/hyperlink" Target="https://jakarta.ee/specifications/platform/9/apidocs/jakarta/persistence/EntityManagerFactory.html?is-external=true" TargetMode="External"/><Relationship Id="rId34" Type="http://schemas.openxmlformats.org/officeDocument/2006/relationships/hyperlink" Target="http://java.sun.com/j2se/1.5.0/docs/api/java/lang/Object.html?is-external=true" TargetMode="External"/><Relationship Id="rId15" Type="http://schemas.openxmlformats.org/officeDocument/2006/relationships/hyperlink" Target="https://docs.hibernate.org/orm/6.6/javadocs/org/hibernate/cfg/AvailableSettings.html" TargetMode="External"/><Relationship Id="rId37" Type="http://schemas.openxmlformats.org/officeDocument/2006/relationships/hyperlink" Target="https://docs.hibernate.org/orm/3.5/api/org/hibernate/Session.html#flush()" TargetMode="External"/><Relationship Id="rId14" Type="http://schemas.openxmlformats.org/officeDocument/2006/relationships/hyperlink" Target="https://docs.oracle.com/en/java/javase/11/docs/api/java.base/java/io/Closeable.html?is-external=true" TargetMode="External"/><Relationship Id="rId36" Type="http://schemas.openxmlformats.org/officeDocument/2006/relationships/hyperlink" Target="http://java.sun.com/j2se/1.5.0/docs/api/java/lang/Object.html?is-external=true" TargetMode="External"/><Relationship Id="rId17" Type="http://schemas.openxmlformats.org/officeDocument/2006/relationships/hyperlink" Target="https://docs.hibernate.org/orm/6.6/javadocs/org/hibernate/SessionFactory.html" TargetMode="External"/><Relationship Id="rId39" Type="http://schemas.openxmlformats.org/officeDocument/2006/relationships/image" Target="media/image2.jpg"/><Relationship Id="rId16" Type="http://schemas.openxmlformats.org/officeDocument/2006/relationships/hyperlink" Target="https://docs.hibernate.org/orm/6.6/javadocs/org/hibernate/Session.html" TargetMode="External"/><Relationship Id="rId38" Type="http://schemas.openxmlformats.org/officeDocument/2006/relationships/hyperlink" Target="https://javaee.github.io/javaee-spec/javadocs/javax/persistence/EntityTransaction.html?is-external=true" TargetMode="External"/><Relationship Id="rId19" Type="http://schemas.openxmlformats.org/officeDocument/2006/relationships/hyperlink" Target="https://docs.hibernate.org/orm/6.6/javadocs/org/hibernate/SharedSessionContract.html#close()" TargetMode="External"/><Relationship Id="rId18" Type="http://schemas.openxmlformats.org/officeDocument/2006/relationships/hyperlink" Target="https://docs.hibernate.org/orm/6.6/javadocs/org/hibernate/Session.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BellMT-regular.ttf"/><Relationship Id="rId4" Type="http://schemas.openxmlformats.org/officeDocument/2006/relationships/font" Target="fonts/BellMT-bold.ttf"/><Relationship Id="rId5" Type="http://schemas.openxmlformats.org/officeDocument/2006/relationships/font" Target="fonts/BellMT-italic.ttf"/><Relationship Id="rId6" Type="http://schemas.openxmlformats.org/officeDocument/2006/relationships/font" Target="fonts/BellM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6WGdQEoe2weP/Rbg9QI6UtHqig==">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2026-02-13T08:13:00Z</dcterms:created>
  <dc:creator>Ramkumar k</dc:creator>
</cp:coreProperties>
</file>